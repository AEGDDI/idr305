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09BB925E" w14:textId="48F40B5C" w:rsidR="00255A40" w:rsidRDefault="0031792E" w:rsidP="0046256A">
      <w:pPr>
        <w:rPr>
          <w:lang w:val="en-GB"/>
        </w:rPr>
      </w:pPr>
      <w:r>
        <w:rPr>
          <w:lang w:val="en-GB"/>
        </w:rPr>
        <w:t xml:space="preserve">Suppose there are two countries: </w:t>
      </w:r>
      <w:r w:rsidR="00D95A79">
        <w:rPr>
          <w:lang w:val="en-GB"/>
        </w:rPr>
        <w:t>Armenia and Belarus. Both countries consume two goods: dairy products (D) and computers (C). Assume that there are 300 workers in Armenia and each of them can produce 2 units of dairy products or 1 computer. O</w:t>
      </w:r>
      <w:r w:rsidR="00B43951">
        <w:rPr>
          <w:lang w:val="en-GB"/>
        </w:rPr>
        <w:t xml:space="preserve">n </w:t>
      </w:r>
      <w:r w:rsidR="00D95A79">
        <w:rPr>
          <w:lang w:val="en-GB"/>
        </w:rPr>
        <w:t>the other hand, in Belarus, there are 500 workers and each of them can produce 2 units of dairy products or 3 computers.</w:t>
      </w:r>
    </w:p>
    <w:p w14:paraId="4F4B2EE4" w14:textId="77777777" w:rsidR="00D95A79" w:rsidRDefault="00D95A79" w:rsidP="00D95A79">
      <w:pPr>
        <w:pStyle w:val="Heading1"/>
      </w:pPr>
      <w:r w:rsidRPr="00102AB6">
        <w:t>Question 1 (20 points)</w:t>
      </w:r>
    </w:p>
    <w:p w14:paraId="50371E10" w14:textId="00DB9B81" w:rsidR="005831AF" w:rsidRPr="0042551C" w:rsidRDefault="00803E04" w:rsidP="00803E04">
      <w:pPr>
        <w:pStyle w:val="ListParagraph"/>
        <w:numPr>
          <w:ilvl w:val="0"/>
          <w:numId w:val="16"/>
        </w:numPr>
      </w:pPr>
      <w:r>
        <w:rPr>
          <w:rFonts w:asciiTheme="minorHAnsi" w:eastAsiaTheme="minorHAnsi" w:hAnsiTheme="minorHAnsi" w:cstheme="minorBidi"/>
          <w:sz w:val="22"/>
          <w:szCs w:val="22"/>
          <w:lang w:eastAsia="en-US"/>
        </w:rPr>
        <w:t>Please draw the production possibilities frontier for both countries.</w:t>
      </w:r>
    </w:p>
    <w:p w14:paraId="03E95BEA" w14:textId="3B418761" w:rsidR="0042551C" w:rsidRDefault="00B43951" w:rsidP="00803E04">
      <w:pPr>
        <w:pStyle w:val="ListParagraph"/>
        <w:numPr>
          <w:ilvl w:val="0"/>
          <w:numId w:val="16"/>
        </w:numPr>
        <w:rPr>
          <w:rFonts w:asciiTheme="minorHAnsi" w:eastAsiaTheme="minorHAnsi" w:hAnsiTheme="minorHAnsi" w:cstheme="minorBidi"/>
          <w:sz w:val="22"/>
          <w:szCs w:val="22"/>
          <w:lang w:eastAsia="en-US"/>
        </w:rPr>
      </w:pPr>
      <w:r w:rsidRPr="00B43951">
        <w:rPr>
          <w:rFonts w:asciiTheme="minorHAnsi" w:eastAsiaTheme="minorHAnsi" w:hAnsiTheme="minorHAnsi" w:cstheme="minorBidi"/>
          <w:sz w:val="22"/>
          <w:szCs w:val="22"/>
          <w:lang w:eastAsia="en-US"/>
        </w:rPr>
        <w:t xml:space="preserve">Each </w:t>
      </w:r>
      <w:r>
        <w:rPr>
          <w:rFonts w:asciiTheme="minorHAnsi" w:eastAsiaTheme="minorHAnsi" w:hAnsiTheme="minorHAnsi" w:cstheme="minorBidi"/>
          <w:sz w:val="22"/>
          <w:szCs w:val="22"/>
          <w:lang w:eastAsia="en-US"/>
        </w:rPr>
        <w:t>country needs to consume 100 units of dairy products to auto-sustain themselves. Given that the two countries operate in closed economies (i.e., trades are not allowed), how many computers will be produced by each country?</w:t>
      </w:r>
    </w:p>
    <w:p w14:paraId="5BF35F17" w14:textId="6203DFB0" w:rsidR="00DA7743" w:rsidRDefault="00DA7743"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now that countries are allowed to trade (i.e., open economy), such that </w:t>
      </w:r>
      <w:r w:rsidR="00C33709">
        <w:rPr>
          <w:rFonts w:asciiTheme="minorHAnsi" w:eastAsiaTheme="minorHAnsi" w:hAnsiTheme="minorHAnsi" w:cstheme="minorBidi"/>
          <w:sz w:val="22"/>
          <w:szCs w:val="22"/>
          <w:lang w:eastAsia="en-US"/>
        </w:rPr>
        <w:t>2</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are</w:t>
      </w:r>
      <w:r w:rsidR="00337F8E">
        <w:rPr>
          <w:rFonts w:asciiTheme="minorHAnsi" w:eastAsiaTheme="minorHAnsi" w:hAnsiTheme="minorHAnsi" w:cstheme="minorBidi"/>
          <w:sz w:val="22"/>
          <w:szCs w:val="22"/>
          <w:lang w:eastAsia="en-US"/>
        </w:rPr>
        <w:t xml:space="preserve"> worth </w:t>
      </w:r>
      <w:r w:rsidR="00C33709">
        <w:rPr>
          <w:rFonts w:asciiTheme="minorHAnsi" w:eastAsiaTheme="minorHAnsi" w:hAnsiTheme="minorHAnsi" w:cstheme="minorBidi"/>
          <w:sz w:val="22"/>
          <w:szCs w:val="22"/>
          <w:lang w:eastAsia="en-US"/>
        </w:rPr>
        <w:t>1</w:t>
      </w:r>
      <w:r w:rsidR="00337F8E">
        <w:rPr>
          <w:rFonts w:asciiTheme="minorHAnsi" w:eastAsiaTheme="minorHAnsi" w:hAnsiTheme="minorHAnsi" w:cstheme="minorBidi"/>
          <w:sz w:val="22"/>
          <w:szCs w:val="22"/>
          <w:lang w:eastAsia="en-US"/>
        </w:rPr>
        <w:t xml:space="preserve"> unit of dairy products. Please draw the production possibilities frontier of both countries.</w:t>
      </w:r>
    </w:p>
    <w:p w14:paraId="49A95E6B" w14:textId="08A7593C" w:rsidR="009C3A69" w:rsidRDefault="009C3A69"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If each country sill needs to consume 100 units of dairy products, how many computers will be produced now by each country?</w:t>
      </w:r>
    </w:p>
    <w:p w14:paraId="17170587" w14:textId="5EC81D9B" w:rsidR="00A740F0" w:rsidRPr="00B43951" w:rsidRDefault="00A740F0"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Is trade beneficial to both countries? Answer and explain.</w:t>
      </w:r>
    </w:p>
    <w:p w14:paraId="1E360433" w14:textId="09CD77C1" w:rsidR="00803E04" w:rsidRDefault="00803E04" w:rsidP="00803E04"/>
    <w:p w14:paraId="37E6895B" w14:textId="77777777" w:rsidR="00C01BEC" w:rsidRDefault="00C01BEC">
      <w:pPr>
        <w:rPr>
          <w:rFonts w:asciiTheme="majorHAnsi" w:eastAsiaTheme="majorEastAsia" w:hAnsiTheme="majorHAnsi" w:cstheme="majorBidi"/>
          <w:color w:val="2F5496" w:themeColor="accent1" w:themeShade="BF"/>
          <w:sz w:val="32"/>
          <w:szCs w:val="32"/>
        </w:rPr>
      </w:pPr>
      <w:r>
        <w:br w:type="page"/>
      </w:r>
    </w:p>
    <w:p w14:paraId="2A77D8A5" w14:textId="6F01ECCE" w:rsidR="00803E04" w:rsidRDefault="00803E04" w:rsidP="00803E04">
      <w:pPr>
        <w:pStyle w:val="Heading1"/>
        <w:tabs>
          <w:tab w:val="left" w:pos="2326"/>
        </w:tabs>
      </w:pPr>
      <w:r>
        <w:lastRenderedPageBreak/>
        <w:t xml:space="preserve">Answers </w:t>
      </w:r>
      <w:r>
        <w:tab/>
      </w:r>
    </w:p>
    <w:p w14:paraId="09ECB1F2" w14:textId="587340A4" w:rsidR="00803E04" w:rsidRDefault="00803E04" w:rsidP="00803E04"/>
    <w:tbl>
      <w:tblPr>
        <w:tblStyle w:val="TableGrid"/>
        <w:tblW w:w="0" w:type="auto"/>
        <w:tblLook w:val="04A0" w:firstRow="1" w:lastRow="0" w:firstColumn="1" w:lastColumn="0" w:noHBand="0" w:noVBand="1"/>
      </w:tblPr>
      <w:tblGrid>
        <w:gridCol w:w="1879"/>
        <w:gridCol w:w="1879"/>
        <w:gridCol w:w="1879"/>
        <w:gridCol w:w="1879"/>
        <w:gridCol w:w="1880"/>
      </w:tblGrid>
      <w:tr w:rsidR="00FF7FEA" w14:paraId="2122A630" w14:textId="77777777" w:rsidTr="00FF7FEA">
        <w:tc>
          <w:tcPr>
            <w:tcW w:w="1879" w:type="dxa"/>
          </w:tcPr>
          <w:p w14:paraId="3662222C" w14:textId="77777777" w:rsidR="00FF7FEA" w:rsidRDefault="00FF7FEA" w:rsidP="00803E04"/>
        </w:tc>
        <w:tc>
          <w:tcPr>
            <w:tcW w:w="1879" w:type="dxa"/>
          </w:tcPr>
          <w:p w14:paraId="6DC5B963" w14:textId="09127A23" w:rsidR="00FF7FEA" w:rsidRDefault="00FF7FEA" w:rsidP="00FF7FEA">
            <w:pPr>
              <w:jc w:val="center"/>
            </w:pPr>
            <w:r>
              <w:t>Dairy Products (D)</w:t>
            </w:r>
          </w:p>
        </w:tc>
        <w:tc>
          <w:tcPr>
            <w:tcW w:w="1879" w:type="dxa"/>
          </w:tcPr>
          <w:p w14:paraId="55660F23" w14:textId="23697E27" w:rsidR="00FF7FEA" w:rsidRDefault="00FF7FEA" w:rsidP="00FF7FEA">
            <w:pPr>
              <w:jc w:val="center"/>
            </w:pPr>
            <w:r>
              <w:t>Computers (C)</w:t>
            </w:r>
          </w:p>
        </w:tc>
        <w:tc>
          <w:tcPr>
            <w:tcW w:w="1879" w:type="dxa"/>
          </w:tcPr>
          <w:p w14:paraId="475F9B70" w14:textId="390BDD31" w:rsidR="00FF7FEA" w:rsidRDefault="00FF7FEA" w:rsidP="00FF7FEA">
            <w:pPr>
              <w:jc w:val="center"/>
            </w:pPr>
            <w:r>
              <w:t>MC D</w:t>
            </w:r>
          </w:p>
        </w:tc>
        <w:tc>
          <w:tcPr>
            <w:tcW w:w="1880" w:type="dxa"/>
          </w:tcPr>
          <w:p w14:paraId="39DAFCD7" w14:textId="3655503C" w:rsidR="00FF7FEA" w:rsidRDefault="00FF7FEA" w:rsidP="00FF7FEA">
            <w:pPr>
              <w:jc w:val="center"/>
            </w:pPr>
            <w:r>
              <w:t>MC C</w:t>
            </w:r>
          </w:p>
        </w:tc>
      </w:tr>
      <w:tr w:rsidR="00FF7FEA" w14:paraId="523085BD" w14:textId="77777777" w:rsidTr="00FF7FEA">
        <w:tc>
          <w:tcPr>
            <w:tcW w:w="1879" w:type="dxa"/>
          </w:tcPr>
          <w:p w14:paraId="494E505C" w14:textId="371C9CBF" w:rsidR="00FF7FEA" w:rsidRDefault="00FF7FEA" w:rsidP="00803E04">
            <w:r>
              <w:t>Armenia</w:t>
            </w:r>
          </w:p>
        </w:tc>
        <w:tc>
          <w:tcPr>
            <w:tcW w:w="1879" w:type="dxa"/>
          </w:tcPr>
          <w:p w14:paraId="5C6DB9DA" w14:textId="461F543D" w:rsidR="00FF7FEA" w:rsidRDefault="00FF7FEA" w:rsidP="00FF7FEA">
            <w:pPr>
              <w:jc w:val="center"/>
            </w:pPr>
            <w:r>
              <w:t>2</w:t>
            </w:r>
          </w:p>
        </w:tc>
        <w:tc>
          <w:tcPr>
            <w:tcW w:w="1879" w:type="dxa"/>
          </w:tcPr>
          <w:p w14:paraId="787FD7A1" w14:textId="3AEF8A9E" w:rsidR="00FF7FEA" w:rsidRDefault="00FF7FEA" w:rsidP="00FF7FEA">
            <w:pPr>
              <w:jc w:val="center"/>
            </w:pPr>
            <w:r>
              <w:t>1</w:t>
            </w:r>
          </w:p>
        </w:tc>
        <w:tc>
          <w:tcPr>
            <w:tcW w:w="1879" w:type="dxa"/>
          </w:tcPr>
          <w:p w14:paraId="5B8029DB" w14:textId="393691C3" w:rsidR="00FF7FEA" w:rsidRDefault="00FF7FEA" w:rsidP="00FF7FEA">
            <w:pPr>
              <w:jc w:val="center"/>
            </w:pPr>
            <w:r>
              <w:t>½ = 0.5</w:t>
            </w:r>
          </w:p>
        </w:tc>
        <w:tc>
          <w:tcPr>
            <w:tcW w:w="1880" w:type="dxa"/>
          </w:tcPr>
          <w:p w14:paraId="5ED2A5D3" w14:textId="2DF0A4F7" w:rsidR="00FF7FEA" w:rsidRDefault="00FF7FEA" w:rsidP="00FF7FEA">
            <w:pPr>
              <w:jc w:val="center"/>
            </w:pPr>
            <w:r>
              <w:t>2/1 = 2</w:t>
            </w:r>
          </w:p>
        </w:tc>
      </w:tr>
      <w:tr w:rsidR="00FF7FEA" w14:paraId="0048AFC9" w14:textId="77777777" w:rsidTr="00FF7FEA">
        <w:tc>
          <w:tcPr>
            <w:tcW w:w="1879" w:type="dxa"/>
          </w:tcPr>
          <w:p w14:paraId="2A8787B1" w14:textId="16B202BA" w:rsidR="00FF7FEA" w:rsidRDefault="00FF7FEA" w:rsidP="00803E04">
            <w:r>
              <w:t>Belarus</w:t>
            </w:r>
          </w:p>
        </w:tc>
        <w:tc>
          <w:tcPr>
            <w:tcW w:w="1879" w:type="dxa"/>
          </w:tcPr>
          <w:p w14:paraId="2C6D5796" w14:textId="03F56369" w:rsidR="00FF7FEA" w:rsidRDefault="00FF7FEA" w:rsidP="00FF7FEA">
            <w:pPr>
              <w:jc w:val="center"/>
            </w:pPr>
            <w:r>
              <w:t>2</w:t>
            </w:r>
          </w:p>
        </w:tc>
        <w:tc>
          <w:tcPr>
            <w:tcW w:w="1879" w:type="dxa"/>
          </w:tcPr>
          <w:p w14:paraId="79C5D780" w14:textId="77F37827" w:rsidR="00FF7FEA" w:rsidRDefault="00FF7FEA" w:rsidP="00FF7FEA">
            <w:pPr>
              <w:jc w:val="center"/>
            </w:pPr>
            <w:r>
              <w:t>3</w:t>
            </w:r>
          </w:p>
        </w:tc>
        <w:tc>
          <w:tcPr>
            <w:tcW w:w="1879" w:type="dxa"/>
          </w:tcPr>
          <w:p w14:paraId="35E94AAD" w14:textId="412A2973" w:rsidR="00FF7FEA" w:rsidRDefault="00FF7FEA" w:rsidP="00FF7FEA">
            <w:pPr>
              <w:jc w:val="center"/>
            </w:pPr>
            <w:r>
              <w:t>3/2 = 1.5</w:t>
            </w:r>
          </w:p>
        </w:tc>
        <w:tc>
          <w:tcPr>
            <w:tcW w:w="1880" w:type="dxa"/>
          </w:tcPr>
          <w:p w14:paraId="51E2AE61" w14:textId="11C97D64" w:rsidR="00FF7FEA" w:rsidRDefault="00FF7FEA" w:rsidP="00FF7FEA">
            <w:pPr>
              <w:jc w:val="center"/>
            </w:pPr>
            <w:r>
              <w:t>2/3 = 0.6</w:t>
            </w:r>
          </w:p>
        </w:tc>
      </w:tr>
    </w:tbl>
    <w:p w14:paraId="79A5D0EA" w14:textId="660325B1" w:rsidR="0042551C" w:rsidRDefault="0042551C" w:rsidP="00803E04"/>
    <w:p w14:paraId="21C9F5EF" w14:textId="363A9B44" w:rsidR="00B43951" w:rsidRDefault="00B43951" w:rsidP="00B43951">
      <w:pPr>
        <w:pStyle w:val="ListParagraph"/>
        <w:numPr>
          <w:ilvl w:val="0"/>
          <w:numId w:val="18"/>
        </w:numPr>
      </w:pPr>
    </w:p>
    <w:p w14:paraId="48651BD7" w14:textId="099FF39B" w:rsidR="00B43951" w:rsidRPr="00803E04" w:rsidRDefault="0042551C" w:rsidP="00B43951">
      <w:r>
        <w:rPr>
          <w:noProof/>
        </w:rPr>
        <mc:AlternateContent>
          <mc:Choice Requires="wps">
            <w:drawing>
              <wp:anchor distT="0" distB="0" distL="114300" distR="114300" simplePos="0" relativeHeight="251737088" behindDoc="0" locked="0" layoutInCell="1" allowOverlap="1" wp14:anchorId="2AEAA4A6" wp14:editId="1D44AD32">
                <wp:simplePos x="0" y="0"/>
                <wp:positionH relativeFrom="column">
                  <wp:posOffset>2855603</wp:posOffset>
                </wp:positionH>
                <wp:positionV relativeFrom="paragraph">
                  <wp:posOffset>281872</wp:posOffset>
                </wp:positionV>
                <wp:extent cx="687698" cy="277495"/>
                <wp:effectExtent l="0" t="0" r="17780" b="27305"/>
                <wp:wrapNone/>
                <wp:docPr id="63" name="Text Box 6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AA4A6" id="_x0000_t202" coordsize="21600,21600" o:spt="202" path="m,l,21600r21600,l21600,xe">
                <v:stroke joinstyle="miter"/>
                <v:path gradientshapeok="t" o:connecttype="rect"/>
              </v:shapetype>
              <v:shape id="Text Box 63" o:spid="_x0000_s1026" type="#_x0000_t202" style="position:absolute;margin-left:224.85pt;margin-top:22.2pt;width:54.15pt;height:21.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" fillcolor="white [3201]" strokecolor="#4472c4 [3204]" strokeweight="1pt">
                <v:textbo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14054CFF" wp14:editId="2D5C314E">
                <wp:simplePos x="0" y="0"/>
                <wp:positionH relativeFrom="column">
                  <wp:posOffset>342225</wp:posOffset>
                </wp:positionH>
                <wp:positionV relativeFrom="paragraph">
                  <wp:posOffset>281872</wp:posOffset>
                </wp:positionV>
                <wp:extent cx="686476" cy="277563"/>
                <wp:effectExtent l="0" t="0" r="18415" b="27305"/>
                <wp:wrapNone/>
                <wp:docPr id="62" name="Text Box 62"/>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54CFF" id="Text Box 62" o:spid="_x0000_s1027" type="#_x0000_t202" style="position:absolute;margin-left:26.95pt;margin-top:22.2pt;width:54.05pt;height:21.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" fillcolor="white [3201]" strokecolor="#4472c4 [3204]" strokeweight="1pt">
                <v:textbo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v:textbox>
              </v:shape>
            </w:pict>
          </mc:Fallback>
        </mc:AlternateContent>
      </w:r>
      <w:r w:rsidR="00FF7FEA">
        <w:rPr>
          <w:noProof/>
        </w:rPr>
        <mc:AlternateContent>
          <mc:Choice Requires="wps">
            <w:drawing>
              <wp:anchor distT="0" distB="0" distL="114300" distR="114300" simplePos="0" relativeHeight="251723776" behindDoc="0" locked="0" layoutInCell="1" allowOverlap="1" wp14:anchorId="4134BA5F" wp14:editId="3E1523DA">
                <wp:simplePos x="0" y="0"/>
                <wp:positionH relativeFrom="column">
                  <wp:posOffset>2512933</wp:posOffset>
                </wp:positionH>
                <wp:positionV relativeFrom="paragraph">
                  <wp:posOffset>217055</wp:posOffset>
                </wp:positionV>
                <wp:extent cx="0" cy="1600200"/>
                <wp:effectExtent l="95250" t="38100" r="57150" b="19050"/>
                <wp:wrapNone/>
                <wp:docPr id="37" name="Straight Connector 37"/>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B7A82C5" id="Straight Connector 37"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97.85pt,17.1pt" to="197.85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WZ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9R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" strokecolor="#ed7d31 [3205]" strokeweight=".5pt">
                <v:stroke startarrow="open" joinstyle="miter"/>
              </v:line>
            </w:pict>
          </mc:Fallback>
        </mc:AlternateContent>
      </w:r>
      <w:r w:rsidR="00FF7FEA">
        <w:rPr>
          <w:noProof/>
        </w:rPr>
        <mc:AlternateContent>
          <mc:Choice Requires="wps">
            <w:drawing>
              <wp:anchor distT="0" distB="0" distL="114300" distR="114300" simplePos="0" relativeHeight="251719680" behindDoc="0" locked="0" layoutInCell="1" allowOverlap="1" wp14:anchorId="5E3A08E5" wp14:editId="60AA3D41">
                <wp:simplePos x="0" y="0"/>
                <wp:positionH relativeFrom="column">
                  <wp:posOffset>0</wp:posOffset>
                </wp:positionH>
                <wp:positionV relativeFrom="paragraph">
                  <wp:posOffset>216535</wp:posOffset>
                </wp:positionV>
                <wp:extent cx="0" cy="1600200"/>
                <wp:effectExtent l="95250" t="38100" r="57150" b="19050"/>
                <wp:wrapNone/>
                <wp:docPr id="32" name="Straight Connector 32"/>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37B9739" id="Straight Connector 32"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17.05pt" to="0,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" strokecolor="#ed7d31 [3205]" strokeweight=".5pt">
                <v:stroke startarrow="open" joinstyle="miter"/>
              </v:line>
            </w:pict>
          </mc:Fallback>
        </mc:AlternateContent>
      </w:r>
    </w:p>
    <w:p w14:paraId="09A5DBE4" w14:textId="5F4E1714" w:rsidR="00803E04" w:rsidRPr="00803E04" w:rsidRDefault="0042551C" w:rsidP="00803E04">
      <w:r>
        <w:rPr>
          <w:noProof/>
          <w:lang w:val="en-GB"/>
        </w:rPr>
        <mc:AlternateContent>
          <mc:Choice Requires="wps">
            <w:drawing>
              <wp:anchor distT="0" distB="0" distL="114300" distR="114300" simplePos="0" relativeHeight="251751424" behindDoc="0" locked="0" layoutInCell="1" allowOverlap="1" wp14:anchorId="2364B117" wp14:editId="234F3F61">
                <wp:simplePos x="0" y="0"/>
                <wp:positionH relativeFrom="column">
                  <wp:posOffset>1923019</wp:posOffset>
                </wp:positionH>
                <wp:positionV relativeFrom="paragraph">
                  <wp:posOffset>157687</wp:posOffset>
                </wp:positionV>
                <wp:extent cx="478155" cy="227330"/>
                <wp:effectExtent l="0" t="0" r="17145" b="20320"/>
                <wp:wrapNone/>
                <wp:docPr id="71" name="Text Box 71"/>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7DBF44" w14:textId="3E8D54AA" w:rsidR="00DA7743" w:rsidRPr="0042551C" w:rsidRDefault="00DA7743" w:rsidP="0042551C">
                            <w:pPr>
                              <w:jc w:val="center"/>
                              <w:rPr>
                                <w:sz w:val="18"/>
                                <w:szCs w:val="18"/>
                                <w:lang w:val="it-IT"/>
                              </w:rPr>
                            </w:pPr>
                            <w:r>
                              <w:rPr>
                                <w:sz w:val="18"/>
                                <w:szCs w:val="18"/>
                                <w:lang w:val="it-IT"/>
                              </w:rPr>
                              <w:t>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4B117" id="Text Box 71" o:spid="_x0000_s1028" type="#_x0000_t202" style="position:absolute;margin-left:151.4pt;margin-top:12.4pt;width:37.65pt;height:17.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" fillcolor="white [3201]" strokecolor="#4472c4 [3204]" strokeweight="1pt">
                <v:textbox>
                  <w:txbxContent>
                    <w:p w14:paraId="107DBF44" w14:textId="3E8D54AA" w:rsidR="00DA7743" w:rsidRPr="0042551C" w:rsidRDefault="00DA7743" w:rsidP="0042551C">
                      <w:pPr>
                        <w:jc w:val="center"/>
                        <w:rPr>
                          <w:sz w:val="18"/>
                          <w:szCs w:val="18"/>
                          <w:lang w:val="it-IT"/>
                        </w:rPr>
                      </w:pPr>
                      <w:r>
                        <w:rPr>
                          <w:sz w:val="18"/>
                          <w:szCs w:val="18"/>
                          <w:lang w:val="it-IT"/>
                        </w:rPr>
                        <w:t>900</w:t>
                      </w:r>
                    </w:p>
                  </w:txbxContent>
                </v:textbox>
              </v:shape>
            </w:pict>
          </mc:Fallback>
        </mc:AlternateContent>
      </w:r>
      <w:r>
        <w:rPr>
          <w:noProof/>
          <w:lang w:val="en-GB"/>
        </w:rPr>
        <mc:AlternateContent>
          <mc:Choice Requires="wps">
            <w:drawing>
              <wp:anchor distT="0" distB="0" distL="114300" distR="114300" simplePos="0" relativeHeight="251749376" behindDoc="0" locked="0" layoutInCell="1" allowOverlap="1" wp14:anchorId="6183C903" wp14:editId="0149E286">
                <wp:simplePos x="0" y="0"/>
                <wp:positionH relativeFrom="column">
                  <wp:posOffset>2510766</wp:posOffset>
                </wp:positionH>
                <wp:positionV relativeFrom="paragraph">
                  <wp:posOffset>273685</wp:posOffset>
                </wp:positionV>
                <wp:extent cx="689634" cy="1257300"/>
                <wp:effectExtent l="0" t="0" r="34290" b="19050"/>
                <wp:wrapNone/>
                <wp:docPr id="70" name="Straight Connector 70"/>
                <wp:cNvGraphicFramePr/>
                <a:graphic xmlns:a="http://schemas.openxmlformats.org/drawingml/2006/main">
                  <a:graphicData uri="http://schemas.microsoft.com/office/word/2010/wordprocessingShape">
                    <wps:wsp>
                      <wps:cNvCnPr/>
                      <wps:spPr>
                        <a:xfrm>
                          <a:off x="0" y="0"/>
                          <a:ext cx="689634" cy="1257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85494A" id="Straight Connector 7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97.7pt,21.55pt" to="252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" strokecolor="#4472c4 [3204]" strokeweight=".5pt">
                <v:stroke joinstyle="miter"/>
              </v:line>
            </w:pict>
          </mc:Fallback>
        </mc:AlternateContent>
      </w:r>
      <w:r>
        <w:rPr>
          <w:noProof/>
          <w:lang w:val="en-GB"/>
        </w:rPr>
        <mc:AlternateContent>
          <mc:Choice Requires="wps">
            <w:drawing>
              <wp:anchor distT="0" distB="0" distL="114300" distR="114300" simplePos="0" relativeHeight="251744256" behindDoc="0" locked="0" layoutInCell="1" allowOverlap="1" wp14:anchorId="443BF6F5" wp14:editId="3B278399">
                <wp:simplePos x="0" y="0"/>
                <wp:positionH relativeFrom="column">
                  <wp:posOffset>-571656</wp:posOffset>
                </wp:positionH>
                <wp:positionV relativeFrom="paragraph">
                  <wp:posOffset>273094</wp:posOffset>
                </wp:positionV>
                <wp:extent cx="478746" cy="227442"/>
                <wp:effectExtent l="0" t="0" r="17145" b="20320"/>
                <wp:wrapNone/>
                <wp:docPr id="67" name="Text Box 6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E5A4A" w14:textId="395889B4" w:rsidR="00DA7743" w:rsidRPr="0042551C" w:rsidRDefault="00DA7743" w:rsidP="0042551C">
                            <w:pPr>
                              <w:jc w:val="center"/>
                              <w:rPr>
                                <w:sz w:val="18"/>
                                <w:szCs w:val="18"/>
                                <w:lang w:val="it-IT"/>
                              </w:rPr>
                            </w:pPr>
                            <w:r>
                              <w:rPr>
                                <w:sz w:val="18"/>
                                <w:szCs w:val="18"/>
                                <w:lang w:val="it-IT"/>
                              </w:rPr>
                              <w:t>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BF6F5" id="Text Box 67" o:spid="_x0000_s1029" type="#_x0000_t202" style="position:absolute;margin-left:-45pt;margin-top:21.5pt;width:37.7pt;height:17.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" fillcolor="white [3201]" strokecolor="#4472c4 [3204]" strokeweight="1pt">
                <v:textbox>
                  <w:txbxContent>
                    <w:p w14:paraId="150E5A4A" w14:textId="395889B4" w:rsidR="00DA7743" w:rsidRPr="0042551C" w:rsidRDefault="00DA7743" w:rsidP="0042551C">
                      <w:pPr>
                        <w:jc w:val="center"/>
                        <w:rPr>
                          <w:sz w:val="18"/>
                          <w:szCs w:val="18"/>
                          <w:lang w:val="it-IT"/>
                        </w:rPr>
                      </w:pPr>
                      <w:r>
                        <w:rPr>
                          <w:sz w:val="18"/>
                          <w:szCs w:val="18"/>
                          <w:lang w:val="it-IT"/>
                        </w:rPr>
                        <w:t>300</w:t>
                      </w:r>
                    </w:p>
                  </w:txbxContent>
                </v:textbox>
              </v:shape>
            </w:pict>
          </mc:Fallback>
        </mc:AlternateContent>
      </w:r>
    </w:p>
    <w:p w14:paraId="40F4EF29" w14:textId="0423C8B5" w:rsidR="005831AF" w:rsidRPr="005831AF" w:rsidRDefault="0042551C" w:rsidP="005831AF">
      <w:pPr>
        <w:rPr>
          <w:lang w:val="en-GB"/>
        </w:rPr>
      </w:pPr>
      <w:r>
        <w:rPr>
          <w:noProof/>
          <w:lang w:val="en-GB"/>
        </w:rPr>
        <mc:AlternateContent>
          <mc:Choice Requires="wps">
            <w:drawing>
              <wp:anchor distT="0" distB="0" distL="114300" distR="114300" simplePos="0" relativeHeight="251741184" behindDoc="0" locked="0" layoutInCell="1" allowOverlap="1" wp14:anchorId="1D036E37" wp14:editId="0303FE18">
                <wp:simplePos x="0" y="0"/>
                <wp:positionH relativeFrom="column">
                  <wp:posOffset>1943735</wp:posOffset>
                </wp:positionH>
                <wp:positionV relativeFrom="paragraph">
                  <wp:posOffset>216321</wp:posOffset>
                </wp:positionV>
                <wp:extent cx="340520" cy="229235"/>
                <wp:effectExtent l="0" t="0" r="21590" b="18415"/>
                <wp:wrapNone/>
                <wp:docPr id="65" name="Text Box 65"/>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36E37" id="Text Box 65" o:spid="_x0000_s1030" type="#_x0000_t202" style="position:absolute;margin-left:153.05pt;margin-top:17.05pt;width:26.8pt;height:18.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1/cw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" fillcolor="white [3201]" strokecolor="#4472c4 [3204]" strokeweight="1pt">
                <v:textbo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30944" behindDoc="0" locked="0" layoutInCell="1" allowOverlap="1" wp14:anchorId="3B9B0BAF" wp14:editId="1E8F458E">
                <wp:simplePos x="0" y="0"/>
                <wp:positionH relativeFrom="column">
                  <wp:posOffset>-479656</wp:posOffset>
                </wp:positionH>
                <wp:positionV relativeFrom="paragraph">
                  <wp:posOffset>330241</wp:posOffset>
                </wp:positionV>
                <wp:extent cx="340520" cy="229235"/>
                <wp:effectExtent l="0" t="0" r="21590" b="18415"/>
                <wp:wrapNone/>
                <wp:docPr id="60" name="Text Box 60"/>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B0BAF" id="Text Box 60" o:spid="_x0000_s1031" type="#_x0000_t202" style="position:absolute;margin-left:-37.75pt;margin-top:26pt;width:26.8pt;height:18.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oItcQ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" fillcolor="white [3201]" strokecolor="#4472c4 [3204]" strokeweight="1pt">
                <v:textbo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42208" behindDoc="0" locked="0" layoutInCell="1" allowOverlap="1" wp14:anchorId="139A1CAC" wp14:editId="454AC0DB">
                <wp:simplePos x="0" y="0"/>
                <wp:positionH relativeFrom="column">
                  <wp:posOffset>2278</wp:posOffset>
                </wp:positionH>
                <wp:positionV relativeFrom="paragraph">
                  <wp:posOffset>102235</wp:posOffset>
                </wp:positionV>
                <wp:extent cx="1255021" cy="1143000"/>
                <wp:effectExtent l="0" t="0" r="21590" b="19050"/>
                <wp:wrapNone/>
                <wp:docPr id="66" name="Straight Connector 66"/>
                <wp:cNvGraphicFramePr/>
                <a:graphic xmlns:a="http://schemas.openxmlformats.org/drawingml/2006/main">
                  <a:graphicData uri="http://schemas.microsoft.com/office/word/2010/wordprocessingShape">
                    <wps:wsp>
                      <wps:cNvCnPr/>
                      <wps:spPr>
                        <a:xfrm>
                          <a:off x="0" y="0"/>
                          <a:ext cx="1255021"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05DBCC" id="Straight Connector 66"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pt,8.05pt" to="99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" strokecolor="#4472c4 [3204]" strokeweight=".5pt">
                <v:stroke joinstyle="miter"/>
              </v:line>
            </w:pict>
          </mc:Fallback>
        </mc:AlternateContent>
      </w:r>
    </w:p>
    <w:p w14:paraId="6783369B" w14:textId="581AB608" w:rsidR="005831AF" w:rsidRPr="005831AF" w:rsidRDefault="00FF7FEA" w:rsidP="005831AF">
      <w:pPr>
        <w:rPr>
          <w:lang w:val="en-GB"/>
        </w:rPr>
      </w:pPr>
      <w:r>
        <w:rPr>
          <w:noProof/>
        </w:rPr>
        <mc:AlternateContent>
          <mc:Choice Requires="wps">
            <w:drawing>
              <wp:anchor distT="0" distB="0" distL="114300" distR="114300" simplePos="0" relativeHeight="251725824" behindDoc="0" locked="0" layoutInCell="1" allowOverlap="1" wp14:anchorId="790D4DB7" wp14:editId="3836E6F6">
                <wp:simplePos x="0" y="0"/>
                <wp:positionH relativeFrom="column">
                  <wp:posOffset>3313222</wp:posOffset>
                </wp:positionH>
                <wp:positionV relativeFrom="paragraph">
                  <wp:posOffset>161368</wp:posOffset>
                </wp:positionV>
                <wp:extent cx="0" cy="1600200"/>
                <wp:effectExtent l="0" t="76200" r="19050" b="114300"/>
                <wp:wrapNone/>
                <wp:docPr id="57" name="Straight Connector 57"/>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EC5AF03" id="Straight Connector 57" o:spid="_x0000_s1026" style="position:absolute;rotation:90;z-index:251725824;visibility:visible;mso-wrap-style:square;mso-wrap-distance-left:9pt;mso-wrap-distance-top:0;mso-wrap-distance-right:9pt;mso-wrap-distance-bottom:0;mso-position-horizontal:absolute;mso-position-horizontal-relative:text;mso-position-vertical:absolute;mso-position-vertical-relative:text" from="260.9pt,12.7pt" to="260.9pt,1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" strokecolor="#ed7d31 [3205]" strokeweight=".5pt">
                <v:stroke startarrow="open" joinstyle="miter"/>
              </v:line>
            </w:pict>
          </mc:Fallback>
        </mc:AlternateContent>
      </w:r>
      <w:r>
        <w:rPr>
          <w:noProof/>
        </w:rPr>
        <mc:AlternateContent>
          <mc:Choice Requires="wps">
            <w:drawing>
              <wp:anchor distT="0" distB="0" distL="114300" distR="114300" simplePos="0" relativeHeight="251721728" behindDoc="0" locked="0" layoutInCell="1" allowOverlap="1" wp14:anchorId="7ABCCD4B" wp14:editId="1C8F7D41">
                <wp:simplePos x="0" y="0"/>
                <wp:positionH relativeFrom="column">
                  <wp:posOffset>802494</wp:posOffset>
                </wp:positionH>
                <wp:positionV relativeFrom="paragraph">
                  <wp:posOffset>158927</wp:posOffset>
                </wp:positionV>
                <wp:extent cx="0" cy="1600200"/>
                <wp:effectExtent l="0" t="76200" r="19050" b="114300"/>
                <wp:wrapNone/>
                <wp:docPr id="36" name="Straight Connector 36"/>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01C47D9" id="Straight Connector 36" o:spid="_x0000_s1026" style="position:absolute;rotation:90;z-index:251721728;visibility:visible;mso-wrap-style:square;mso-wrap-distance-left:9pt;mso-wrap-distance-top:0;mso-wrap-distance-right:9pt;mso-wrap-distance-bottom:0;mso-position-horizontal:absolute;mso-position-horizontal-relative:text;mso-position-vertical:absolute;mso-position-vertical-relative:text" from="63.2pt,12.5pt" to="63.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" strokecolor="#ed7d31 [3205]" strokeweight=".5pt">
                <v:stroke startarrow="open" joinstyle="miter"/>
              </v:line>
            </w:pict>
          </mc:Fallback>
        </mc:AlternateContent>
      </w:r>
    </w:p>
    <w:p w14:paraId="44CF0206" w14:textId="78C759A4" w:rsidR="005831AF" w:rsidRPr="005831AF" w:rsidRDefault="005831AF" w:rsidP="005831AF">
      <w:pPr>
        <w:rPr>
          <w:lang w:val="en-GB"/>
        </w:rPr>
      </w:pPr>
    </w:p>
    <w:p w14:paraId="51F3AA79" w14:textId="13EDDC3B" w:rsidR="005831AF" w:rsidRPr="005831AF" w:rsidRDefault="005831AF" w:rsidP="005831AF">
      <w:pPr>
        <w:rPr>
          <w:lang w:val="en-GB"/>
        </w:rPr>
      </w:pPr>
    </w:p>
    <w:p w14:paraId="204A9AC0" w14:textId="792DE722" w:rsidR="005831AF" w:rsidRPr="005831AF" w:rsidRDefault="0042551C" w:rsidP="005831AF">
      <w:pPr>
        <w:rPr>
          <w:lang w:val="en-GB"/>
        </w:rPr>
      </w:pPr>
      <w:r>
        <w:rPr>
          <w:noProof/>
          <w:lang w:val="en-GB"/>
        </w:rPr>
        <mc:AlternateContent>
          <mc:Choice Requires="wps">
            <w:drawing>
              <wp:anchor distT="0" distB="0" distL="114300" distR="114300" simplePos="0" relativeHeight="251748352" behindDoc="0" locked="0" layoutInCell="1" allowOverlap="1" wp14:anchorId="586CAA8B" wp14:editId="1C7F31BE">
                <wp:simplePos x="0" y="0"/>
                <wp:positionH relativeFrom="column">
                  <wp:posOffset>3066415</wp:posOffset>
                </wp:positionH>
                <wp:positionV relativeFrom="paragraph">
                  <wp:posOffset>218440</wp:posOffset>
                </wp:positionV>
                <wp:extent cx="478155" cy="227330"/>
                <wp:effectExtent l="0" t="0" r="17145" b="20320"/>
                <wp:wrapNone/>
                <wp:docPr id="69" name="Text Box 69"/>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715928" w14:textId="77777777" w:rsidR="00DA7743" w:rsidRPr="0042551C" w:rsidRDefault="00DA7743" w:rsidP="0042551C">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CAA8B" id="Text Box 69" o:spid="_x0000_s1032" type="#_x0000_t202" style="position:absolute;margin-left:241.45pt;margin-top:17.2pt;width:37.65pt;height:17.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" fillcolor="white [3201]" strokecolor="#4472c4 [3204]" strokeweight="1pt">
                <v:textbox>
                  <w:txbxContent>
                    <w:p w14:paraId="45715928" w14:textId="77777777" w:rsidR="00DA7743" w:rsidRPr="0042551C" w:rsidRDefault="00DA7743" w:rsidP="0042551C">
                      <w:pPr>
                        <w:jc w:val="center"/>
                        <w:rPr>
                          <w:sz w:val="18"/>
                          <w:szCs w:val="18"/>
                          <w:lang w:val="it-IT"/>
                        </w:rPr>
                      </w:pPr>
                      <w:r>
                        <w:rPr>
                          <w:sz w:val="18"/>
                          <w:szCs w:val="18"/>
                          <w:lang w:val="it-IT"/>
                        </w:rPr>
                        <w:t>600</w:t>
                      </w:r>
                    </w:p>
                  </w:txbxContent>
                </v:textbox>
              </v:shape>
            </w:pict>
          </mc:Fallback>
        </mc:AlternateContent>
      </w:r>
      <w:r>
        <w:rPr>
          <w:noProof/>
          <w:lang w:val="en-GB"/>
        </w:rPr>
        <mc:AlternateContent>
          <mc:Choice Requires="wps">
            <w:drawing>
              <wp:anchor distT="0" distB="0" distL="114300" distR="114300" simplePos="0" relativeHeight="251739136" behindDoc="0" locked="0" layoutInCell="1" allowOverlap="1" wp14:anchorId="13EAAB5A" wp14:editId="61796778">
                <wp:simplePos x="0" y="0"/>
                <wp:positionH relativeFrom="column">
                  <wp:posOffset>2626846</wp:posOffset>
                </wp:positionH>
                <wp:positionV relativeFrom="paragraph">
                  <wp:posOffset>226950</wp:posOffset>
                </wp:positionV>
                <wp:extent cx="335630" cy="229887"/>
                <wp:effectExtent l="0" t="0" r="26670" b="17780"/>
                <wp:wrapNone/>
                <wp:docPr id="64" name="Text Box 64"/>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AAB5A" id="Text Box 64" o:spid="_x0000_s1033" type="#_x0000_t202" style="position:absolute;margin-left:206.85pt;margin-top:17.85pt;width:26.45pt;height:18.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" fillcolor="white [3201]" strokecolor="#4472c4 [3204]" strokeweight="1pt">
                <v:textbo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46304" behindDoc="0" locked="0" layoutInCell="1" allowOverlap="1" wp14:anchorId="3F0FE38C" wp14:editId="554B190A">
                <wp:simplePos x="0" y="0"/>
                <wp:positionH relativeFrom="column">
                  <wp:posOffset>1083368</wp:posOffset>
                </wp:positionH>
                <wp:positionV relativeFrom="paragraph">
                  <wp:posOffset>223605</wp:posOffset>
                </wp:positionV>
                <wp:extent cx="478746" cy="227442"/>
                <wp:effectExtent l="0" t="0" r="17145" b="20320"/>
                <wp:wrapNone/>
                <wp:docPr id="68" name="Text Box 68"/>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CDC2A3" w14:textId="27CC38A8" w:rsidR="00DA7743" w:rsidRPr="0042551C" w:rsidRDefault="00DA7743" w:rsidP="0042551C">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FE38C" id="Text Box 68" o:spid="_x0000_s1034" type="#_x0000_t202" style="position:absolute;margin-left:85.3pt;margin-top:17.6pt;width:37.7pt;height:17.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" fillcolor="white [3201]" strokecolor="#4472c4 [3204]" strokeweight="1pt">
                <v:textbox>
                  <w:txbxContent>
                    <w:p w14:paraId="54CDC2A3" w14:textId="27CC38A8" w:rsidR="00DA7743" w:rsidRPr="0042551C" w:rsidRDefault="00DA7743" w:rsidP="0042551C">
                      <w:pPr>
                        <w:jc w:val="center"/>
                        <w:rPr>
                          <w:sz w:val="18"/>
                          <w:szCs w:val="18"/>
                          <w:lang w:val="it-IT"/>
                        </w:rPr>
                      </w:pPr>
                      <w:r>
                        <w:rPr>
                          <w:sz w:val="18"/>
                          <w:szCs w:val="18"/>
                          <w:lang w:val="it-IT"/>
                        </w:rPr>
                        <w:t>600</w:t>
                      </w:r>
                    </w:p>
                  </w:txbxContent>
                </v:textbox>
              </v:shape>
            </w:pict>
          </mc:Fallback>
        </mc:AlternateContent>
      </w:r>
      <w:r>
        <w:rPr>
          <w:noProof/>
          <w:lang w:val="en-GB"/>
        </w:rPr>
        <mc:AlternateContent>
          <mc:Choice Requires="wps">
            <w:drawing>
              <wp:anchor distT="0" distB="0" distL="114300" distR="114300" simplePos="0" relativeHeight="251726848" behindDoc="0" locked="0" layoutInCell="1" allowOverlap="1" wp14:anchorId="0ADAE9D8" wp14:editId="234E634A">
                <wp:simplePos x="0" y="0"/>
                <wp:positionH relativeFrom="column">
                  <wp:posOffset>464470</wp:posOffset>
                </wp:positionH>
                <wp:positionV relativeFrom="paragraph">
                  <wp:posOffset>215882</wp:posOffset>
                </wp:positionV>
                <wp:extent cx="335630" cy="229887"/>
                <wp:effectExtent l="0" t="0" r="26670" b="17780"/>
                <wp:wrapNone/>
                <wp:docPr id="58" name="Text Box 58"/>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AE9D8" id="Text Box 58" o:spid="_x0000_s1035" type="#_x0000_t202" style="position:absolute;margin-left:36.55pt;margin-top:17pt;width:26.45pt;height:18.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" fillcolor="white [3201]" strokecolor="#4472c4 [3204]" strokeweight="1pt">
                <v:textbo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p>
    <w:p w14:paraId="78C57AAF" w14:textId="39B83220" w:rsidR="005831AF" w:rsidRPr="005831AF" w:rsidRDefault="005831AF" w:rsidP="005831AF">
      <w:pPr>
        <w:rPr>
          <w:lang w:val="en-GB"/>
        </w:rPr>
      </w:pPr>
    </w:p>
    <w:p w14:paraId="6C64410A" w14:textId="753E6081" w:rsidR="005831AF" w:rsidRDefault="00DA7743" w:rsidP="00B43951">
      <w:pPr>
        <w:pStyle w:val="ListParagraph"/>
        <w:numPr>
          <w:ilvl w:val="0"/>
          <w:numId w:val="18"/>
        </w:numPr>
        <w:rPr>
          <w:rFonts w:asciiTheme="minorHAnsi" w:eastAsiaTheme="minorHAnsi" w:hAnsiTheme="minorHAnsi" w:cstheme="minorBidi"/>
          <w:sz w:val="22"/>
          <w:szCs w:val="22"/>
          <w:lang w:eastAsia="en-US"/>
        </w:rPr>
      </w:pPr>
      <w:r w:rsidRPr="00DA7743">
        <w:rPr>
          <w:rFonts w:asciiTheme="minorHAnsi" w:eastAsiaTheme="minorHAnsi" w:hAnsiTheme="minorHAnsi" w:cstheme="minorBidi"/>
          <w:sz w:val="22"/>
          <w:szCs w:val="22"/>
          <w:lang w:eastAsia="en-US"/>
        </w:rPr>
        <w:t>To produce 100 units of dairy products, Armenia needs 50 workers. The remaining 250 workers will produce 250 computers (250*1). Similarly, Belarus will produce 100 units of dairy products with 50 workers whereas the remaining 250 workers will produce 750 computers (250*3).</w:t>
      </w:r>
    </w:p>
    <w:p w14:paraId="519F04CC" w14:textId="0ACF84AF" w:rsidR="00337F8E" w:rsidRPr="00DA7743" w:rsidRDefault="00C01BEC" w:rsidP="00B4395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Armenia will produce dairy products and sell them to the rest of world at the price of </w:t>
      </w:r>
      <w:r w:rsidR="00C33709">
        <w:rPr>
          <w:rFonts w:asciiTheme="minorHAnsi" w:eastAsiaTheme="minorHAnsi" w:hAnsiTheme="minorHAnsi" w:cstheme="minorBidi"/>
          <w:sz w:val="22"/>
          <w:szCs w:val="22"/>
          <w:lang w:eastAsia="en-US"/>
        </w:rPr>
        <w:t>2</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2/1</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Pr>
          <w:rFonts w:asciiTheme="minorHAnsi" w:eastAsiaTheme="minorHAnsi" w:hAnsiTheme="minorHAnsi" w:cstheme="minorBidi"/>
          <w:sz w:val="22"/>
          <w:szCs w:val="22"/>
          <w:lang w:eastAsia="en-US"/>
        </w:rPr>
        <w:t xml:space="preserve">. On the other hand, Belarus will produce computers and sell them to the rest of the world at the price of </w:t>
      </w:r>
      <w:r w:rsidR="00C33709">
        <w:rPr>
          <w:rFonts w:asciiTheme="minorHAnsi" w:eastAsiaTheme="minorHAnsi" w:hAnsiTheme="minorHAnsi" w:cstheme="minorBidi"/>
          <w:sz w:val="22"/>
          <w:szCs w:val="22"/>
          <w:lang w:eastAsia="en-US"/>
        </w:rPr>
        <w:t>0.5</w:t>
      </w:r>
      <w:r>
        <w:rPr>
          <w:rFonts w:asciiTheme="minorHAnsi" w:eastAsiaTheme="minorHAnsi" w:hAnsiTheme="minorHAnsi" w:cstheme="minorBidi"/>
          <w:sz w:val="22"/>
          <w:szCs w:val="22"/>
          <w:lang w:eastAsia="en-US"/>
        </w:rPr>
        <w:t xml:space="preserve"> units (</w:t>
      </w:r>
      <w:r w:rsidR="00C33709">
        <w:rPr>
          <w:rFonts w:asciiTheme="minorHAnsi" w:eastAsiaTheme="minorHAnsi" w:hAnsiTheme="minorHAnsi" w:cstheme="minorBidi"/>
          <w:sz w:val="22"/>
          <w:szCs w:val="22"/>
          <w:lang w:eastAsia="en-US"/>
        </w:rPr>
        <w:t>1/2</w:t>
      </w:r>
      <w:r>
        <w:rPr>
          <w:rFonts w:asciiTheme="minorHAnsi" w:eastAsiaTheme="minorHAnsi" w:hAnsiTheme="minorHAnsi" w:cstheme="minorBidi"/>
          <w:sz w:val="22"/>
          <w:szCs w:val="22"/>
          <w:lang w:eastAsia="en-US"/>
        </w:rPr>
        <w:t xml:space="preserve">) of dairy products. Therefore, Armenia will produce only 600 units of </w:t>
      </w:r>
      <w:r w:rsidR="00C33709">
        <w:rPr>
          <w:rFonts w:asciiTheme="minorHAnsi" w:eastAsiaTheme="minorHAnsi" w:hAnsiTheme="minorHAnsi" w:cstheme="minorBidi"/>
          <w:sz w:val="22"/>
          <w:szCs w:val="22"/>
          <w:lang w:eastAsia="en-US"/>
        </w:rPr>
        <w:t xml:space="preserve">dairy products and trade them for computers (at most Armenia can consume 600*2 = 1200 units of </w:t>
      </w:r>
      <w:r w:rsidR="00C42700">
        <w:rPr>
          <w:rFonts w:asciiTheme="minorHAnsi" w:eastAsiaTheme="minorHAnsi" w:hAnsiTheme="minorHAnsi" w:cstheme="minorBidi"/>
          <w:sz w:val="22"/>
          <w:szCs w:val="22"/>
          <w:lang w:eastAsia="en-US"/>
        </w:rPr>
        <w:t>computers</w:t>
      </w:r>
      <w:r w:rsidR="00C33709">
        <w:rPr>
          <w:rFonts w:asciiTheme="minorHAnsi" w:eastAsiaTheme="minorHAnsi" w:hAnsiTheme="minorHAnsi" w:cstheme="minorBidi"/>
          <w:sz w:val="22"/>
          <w:szCs w:val="22"/>
          <w:lang w:eastAsia="en-US"/>
        </w:rPr>
        <w:t xml:space="preserve">). Belarus will produce only 900 computers and trade them for dairy products (at most Belarus can consume 900*0.5 = 450 </w:t>
      </w:r>
      <w:r w:rsidR="00C42700">
        <w:rPr>
          <w:rFonts w:asciiTheme="minorHAnsi" w:eastAsiaTheme="minorHAnsi" w:hAnsiTheme="minorHAnsi" w:cstheme="minorBidi"/>
          <w:sz w:val="22"/>
          <w:szCs w:val="22"/>
          <w:lang w:eastAsia="en-US"/>
        </w:rPr>
        <w:t>units of dairy products)</w:t>
      </w:r>
    </w:p>
    <w:p w14:paraId="5BC82971" w14:textId="5867ECF0" w:rsidR="00337F8E" w:rsidRPr="005831AF" w:rsidRDefault="009C3A69" w:rsidP="005831AF">
      <w:pPr>
        <w:rPr>
          <w:lang w:val="en-GB"/>
        </w:rPr>
      </w:pPr>
      <w:r>
        <w:rPr>
          <w:noProof/>
        </w:rPr>
        <mc:AlternateContent>
          <mc:Choice Requires="wps">
            <w:drawing>
              <wp:anchor distT="0" distB="0" distL="114300" distR="114300" simplePos="0" relativeHeight="251776000" behindDoc="0" locked="0" layoutInCell="1" allowOverlap="1" wp14:anchorId="60668EC4" wp14:editId="4E991693">
                <wp:simplePos x="0" y="0"/>
                <wp:positionH relativeFrom="column">
                  <wp:posOffset>3548380</wp:posOffset>
                </wp:positionH>
                <wp:positionV relativeFrom="paragraph">
                  <wp:posOffset>254635</wp:posOffset>
                </wp:positionV>
                <wp:extent cx="687698" cy="277495"/>
                <wp:effectExtent l="0" t="0" r="17780" b="27305"/>
                <wp:wrapNone/>
                <wp:docPr id="83" name="Text Box 8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68EC4" id="Text Box 83" o:spid="_x0000_s1036" type="#_x0000_t202" style="position:absolute;margin-left:279.4pt;margin-top:20.05pt;width:54.15pt;height:21.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" fillcolor="white [3201]" strokecolor="#4472c4 [3204]" strokeweight="1pt">
                <v:textbo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0ADEB61C" wp14:editId="5A58906F">
                <wp:simplePos x="0" y="0"/>
                <wp:positionH relativeFrom="column">
                  <wp:posOffset>2853055</wp:posOffset>
                </wp:positionH>
                <wp:positionV relativeFrom="paragraph">
                  <wp:posOffset>235585</wp:posOffset>
                </wp:positionV>
                <wp:extent cx="0" cy="1600200"/>
                <wp:effectExtent l="95250" t="38100" r="57150" b="19050"/>
                <wp:wrapNone/>
                <wp:docPr id="81" name="Straight Connector 81"/>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62461AB" id="Straight Connector 8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224.65pt,18.55pt" to="224.65pt,1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7568" behindDoc="0" locked="0" layoutInCell="1" allowOverlap="1" wp14:anchorId="0EAACF59" wp14:editId="5E5BCDE4">
                <wp:simplePos x="0" y="0"/>
                <wp:positionH relativeFrom="column">
                  <wp:posOffset>342900</wp:posOffset>
                </wp:positionH>
                <wp:positionV relativeFrom="paragraph">
                  <wp:posOffset>227965</wp:posOffset>
                </wp:positionV>
                <wp:extent cx="686476" cy="277563"/>
                <wp:effectExtent l="0" t="0" r="18415" b="27305"/>
                <wp:wrapNone/>
                <wp:docPr id="74" name="Text Box 74"/>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CF59" id="Text Box 74" o:spid="_x0000_s1037" type="#_x0000_t202" style="position:absolute;margin-left:27pt;margin-top:17.95pt;width:54.05pt;height:2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" fillcolor="white [3201]" strokecolor="#4472c4 [3204]" strokeweight="1pt">
                <v:textbo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v:textbox>
              </v:shape>
            </w:pict>
          </mc:Fallback>
        </mc:AlternateContent>
      </w:r>
      <w:r w:rsidR="00C42700">
        <w:rPr>
          <w:noProof/>
        </w:rPr>
        <mc:AlternateContent>
          <mc:Choice Requires="wps">
            <w:drawing>
              <wp:anchor distT="0" distB="0" distL="114300" distR="114300" simplePos="0" relativeHeight="251755520" behindDoc="0" locked="0" layoutInCell="1" allowOverlap="1" wp14:anchorId="00722767" wp14:editId="46395D84">
                <wp:simplePos x="0" y="0"/>
                <wp:positionH relativeFrom="column">
                  <wp:posOffset>-42545</wp:posOffset>
                </wp:positionH>
                <wp:positionV relativeFrom="paragraph">
                  <wp:posOffset>231775</wp:posOffset>
                </wp:positionV>
                <wp:extent cx="0" cy="1600200"/>
                <wp:effectExtent l="95250" t="38100" r="57150" b="19050"/>
                <wp:wrapNone/>
                <wp:docPr id="73" name="Straight Connector 73"/>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A2AE25E" id="Straight Connector 73"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3.35pt,18.25pt" to="-3.35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an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zW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" strokecolor="#ed7d31 [3205]" strokeweight=".5pt">
                <v:stroke startarrow="open" joinstyle="miter"/>
              </v:line>
            </w:pict>
          </mc:Fallback>
        </mc:AlternateContent>
      </w:r>
    </w:p>
    <w:p w14:paraId="02468918" w14:textId="41EC52B3" w:rsidR="005831AF" w:rsidRPr="005831AF" w:rsidRDefault="009C3A69" w:rsidP="005831AF">
      <w:pPr>
        <w:rPr>
          <w:lang w:val="en-GB"/>
        </w:rPr>
      </w:pPr>
      <w:r>
        <w:rPr>
          <w:noProof/>
          <w:lang w:val="en-GB"/>
        </w:rPr>
        <mc:AlternateContent>
          <mc:Choice Requires="wps">
            <w:drawing>
              <wp:anchor distT="0" distB="0" distL="114300" distR="114300" simplePos="0" relativeHeight="251778048" behindDoc="0" locked="0" layoutInCell="1" allowOverlap="1" wp14:anchorId="0666F4E7" wp14:editId="29BDFE0B">
                <wp:simplePos x="0" y="0"/>
                <wp:positionH relativeFrom="column">
                  <wp:posOffset>2169795</wp:posOffset>
                </wp:positionH>
                <wp:positionV relativeFrom="paragraph">
                  <wp:posOffset>64135</wp:posOffset>
                </wp:positionV>
                <wp:extent cx="478155" cy="227330"/>
                <wp:effectExtent l="0" t="0" r="17145" b="20320"/>
                <wp:wrapNone/>
                <wp:docPr id="84" name="Text Box 84"/>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88A8774" w14:textId="77777777" w:rsidR="009C3A69" w:rsidRPr="0042551C" w:rsidRDefault="009C3A69" w:rsidP="009C3A69">
                            <w:pPr>
                              <w:jc w:val="center"/>
                              <w:rPr>
                                <w:sz w:val="18"/>
                                <w:szCs w:val="18"/>
                                <w:lang w:val="it-IT"/>
                              </w:rPr>
                            </w:pPr>
                            <w:r>
                              <w:rPr>
                                <w:sz w:val="18"/>
                                <w:szCs w:val="18"/>
                                <w:lang w:val="it-IT"/>
                              </w:rPr>
                              <w:t>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6F4E7" id="Text Box 84" o:spid="_x0000_s1038" type="#_x0000_t202" style="position:absolute;margin-left:170.85pt;margin-top:5.05pt;width:37.65pt;height:17.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" fillcolor="white [3201]" strokecolor="#4472c4 [3204]" strokeweight="1pt">
                <v:textbox>
                  <w:txbxContent>
                    <w:p w14:paraId="388A8774" w14:textId="77777777" w:rsidR="009C3A69" w:rsidRPr="0042551C" w:rsidRDefault="009C3A69" w:rsidP="009C3A69">
                      <w:pPr>
                        <w:jc w:val="center"/>
                        <w:rPr>
                          <w:sz w:val="18"/>
                          <w:szCs w:val="18"/>
                          <w:lang w:val="it-IT"/>
                        </w:rPr>
                      </w:pPr>
                      <w:r>
                        <w:rPr>
                          <w:sz w:val="18"/>
                          <w:szCs w:val="18"/>
                          <w:lang w:val="it-IT"/>
                        </w:rPr>
                        <w:t>900</w:t>
                      </w:r>
                    </w:p>
                  </w:txbxContent>
                </v:textbox>
              </v:shape>
            </w:pict>
          </mc:Fallback>
        </mc:AlternateContent>
      </w:r>
      <w:r>
        <w:rPr>
          <w:noProof/>
          <w:lang w:val="en-GB"/>
        </w:rPr>
        <mc:AlternateContent>
          <mc:Choice Requires="wps">
            <w:drawing>
              <wp:anchor distT="0" distB="0" distL="114300" distR="114300" simplePos="0" relativeHeight="251773952" behindDoc="0" locked="0" layoutInCell="1" allowOverlap="1" wp14:anchorId="75EC157F" wp14:editId="0098F062">
                <wp:simplePos x="0" y="0"/>
                <wp:positionH relativeFrom="column">
                  <wp:posOffset>2872105</wp:posOffset>
                </wp:positionH>
                <wp:positionV relativeFrom="paragraph">
                  <wp:posOffset>235585</wp:posOffset>
                </wp:positionV>
                <wp:extent cx="1238250" cy="1308100"/>
                <wp:effectExtent l="0" t="0" r="19050" b="25400"/>
                <wp:wrapNone/>
                <wp:docPr id="82" name="Straight Connector 82"/>
                <wp:cNvGraphicFramePr/>
                <a:graphic xmlns:a="http://schemas.openxmlformats.org/drawingml/2006/main">
                  <a:graphicData uri="http://schemas.microsoft.com/office/word/2010/wordprocessingShape">
                    <wps:wsp>
                      <wps:cNvCnPr/>
                      <wps:spPr>
                        <a:xfrm>
                          <a:off x="0" y="0"/>
                          <a:ext cx="1238250" cy="130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C5D36" id="Straight Connector 82"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18.55pt" to="323.65pt,1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" strokecolor="#4472c4 [3204]" strokeweight=".5pt">
                <v:stroke joinstyle="miter"/>
              </v:line>
            </w:pict>
          </mc:Fallback>
        </mc:AlternateContent>
      </w:r>
      <w:r>
        <w:rPr>
          <w:noProof/>
          <w:lang w:val="en-GB"/>
        </w:rPr>
        <mc:AlternateContent>
          <mc:Choice Requires="wps">
            <w:drawing>
              <wp:anchor distT="0" distB="0" distL="114300" distR="114300" simplePos="0" relativeHeight="251763712" behindDoc="0" locked="0" layoutInCell="1" allowOverlap="1" wp14:anchorId="4DCC5626" wp14:editId="2787E1F7">
                <wp:simplePos x="0" y="0"/>
                <wp:positionH relativeFrom="column">
                  <wp:posOffset>-624205</wp:posOffset>
                </wp:positionH>
                <wp:positionV relativeFrom="paragraph">
                  <wp:posOffset>285115</wp:posOffset>
                </wp:positionV>
                <wp:extent cx="478746" cy="227442"/>
                <wp:effectExtent l="0" t="0" r="17145" b="20320"/>
                <wp:wrapNone/>
                <wp:docPr id="77" name="Text Box 7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C8EA63" w14:textId="7D825949" w:rsidR="009C3A69" w:rsidRPr="0042551C" w:rsidRDefault="009C3A69" w:rsidP="009C3A69">
                            <w:pPr>
                              <w:jc w:val="center"/>
                              <w:rPr>
                                <w:sz w:val="18"/>
                                <w:szCs w:val="18"/>
                                <w:lang w:val="it-IT"/>
                              </w:rPr>
                            </w:pPr>
                            <w:r>
                              <w:rPr>
                                <w:sz w:val="18"/>
                                <w:szCs w:val="18"/>
                                <w:lang w:val="it-IT"/>
                              </w:rPr>
                              <w:t>1200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5626" id="Text Box 77" o:spid="_x0000_s1039" type="#_x0000_t202" style="position:absolute;margin-left:-49.15pt;margin-top:22.45pt;width:37.7pt;height:17.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" fillcolor="white [3201]" strokecolor="#4472c4 [3204]" strokeweight="1pt">
                <v:textbox>
                  <w:txbxContent>
                    <w:p w14:paraId="0EC8EA63" w14:textId="7D825949" w:rsidR="009C3A69" w:rsidRPr="0042551C" w:rsidRDefault="009C3A69" w:rsidP="009C3A69">
                      <w:pPr>
                        <w:jc w:val="center"/>
                        <w:rPr>
                          <w:sz w:val="18"/>
                          <w:szCs w:val="18"/>
                          <w:lang w:val="it-IT"/>
                        </w:rPr>
                      </w:pPr>
                      <w:r>
                        <w:rPr>
                          <w:sz w:val="18"/>
                          <w:szCs w:val="18"/>
                          <w:lang w:val="it-IT"/>
                        </w:rPr>
                        <w:t>1200</w:t>
                      </w:r>
                    </w:p>
                  </w:txbxContent>
                </v:textbox>
              </v:shape>
            </w:pict>
          </mc:Fallback>
        </mc:AlternateContent>
      </w:r>
    </w:p>
    <w:p w14:paraId="70BFC676" w14:textId="775CC695" w:rsidR="005831AF" w:rsidRPr="005831AF" w:rsidRDefault="009C3A69" w:rsidP="005831AF">
      <w:pPr>
        <w:rPr>
          <w:lang w:val="en-GB"/>
        </w:rPr>
      </w:pPr>
      <w:r>
        <w:rPr>
          <w:noProof/>
          <w:lang w:val="en-GB"/>
        </w:rPr>
        <mc:AlternateContent>
          <mc:Choice Requires="wps">
            <w:drawing>
              <wp:anchor distT="0" distB="0" distL="114300" distR="114300" simplePos="0" relativeHeight="251780096" behindDoc="0" locked="0" layoutInCell="1" allowOverlap="1" wp14:anchorId="0D844BC5" wp14:editId="2244CD0B">
                <wp:simplePos x="0" y="0"/>
                <wp:positionH relativeFrom="column">
                  <wp:posOffset>2199640</wp:posOffset>
                </wp:positionH>
                <wp:positionV relativeFrom="paragraph">
                  <wp:posOffset>233680</wp:posOffset>
                </wp:positionV>
                <wp:extent cx="340360" cy="229235"/>
                <wp:effectExtent l="0" t="0" r="21590" b="18415"/>
                <wp:wrapNone/>
                <wp:docPr id="85" name="Text Box 85"/>
                <wp:cNvGraphicFramePr/>
                <a:graphic xmlns:a="http://schemas.openxmlformats.org/drawingml/2006/main">
                  <a:graphicData uri="http://schemas.microsoft.com/office/word/2010/wordprocessingShape">
                    <wps:wsp>
                      <wps:cNvSpPr txBox="1"/>
                      <wps:spPr>
                        <a:xfrm>
                          <a:off x="0" y="0"/>
                          <a:ext cx="34036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44BC5" id="Text Box 85" o:spid="_x0000_s1040" type="#_x0000_t202" style="position:absolute;margin-left:173.2pt;margin-top:18.4pt;width:26.8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" fillcolor="white [3201]" strokecolor="#4472c4 [3204]" strokeweight="1pt">
                <v:textbo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67808" behindDoc="0" locked="0" layoutInCell="1" allowOverlap="1" wp14:anchorId="6B09E7C5" wp14:editId="693F49FD">
                <wp:simplePos x="0" y="0"/>
                <wp:positionH relativeFrom="column">
                  <wp:posOffset>-36195</wp:posOffset>
                </wp:positionH>
                <wp:positionV relativeFrom="paragraph">
                  <wp:posOffset>119380</wp:posOffset>
                </wp:positionV>
                <wp:extent cx="1081405" cy="1144905"/>
                <wp:effectExtent l="0" t="0" r="23495" b="36195"/>
                <wp:wrapNone/>
                <wp:docPr id="79" name="Straight Connector 79"/>
                <wp:cNvGraphicFramePr/>
                <a:graphic xmlns:a="http://schemas.openxmlformats.org/drawingml/2006/main">
                  <a:graphicData uri="http://schemas.microsoft.com/office/word/2010/wordprocessingShape">
                    <wps:wsp>
                      <wps:cNvCnPr/>
                      <wps:spPr>
                        <a:xfrm>
                          <a:off x="0" y="0"/>
                          <a:ext cx="1081405" cy="1144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55CD8" id="Straight Connector 7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9.4pt" to="82.3pt,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" strokecolor="#4472c4 [3204]" strokeweight=".5pt">
                <v:stroke joinstyle="miter"/>
              </v:line>
            </w:pict>
          </mc:Fallback>
        </mc:AlternateContent>
      </w:r>
      <w:r>
        <w:rPr>
          <w:noProof/>
          <w:lang w:val="en-GB"/>
        </w:rPr>
        <mc:AlternateContent>
          <mc:Choice Requires="wps">
            <w:drawing>
              <wp:anchor distT="0" distB="0" distL="114300" distR="114300" simplePos="0" relativeHeight="251765760" behindDoc="0" locked="0" layoutInCell="1" allowOverlap="1" wp14:anchorId="0775DCC7" wp14:editId="57F88270">
                <wp:simplePos x="0" y="0"/>
                <wp:positionH relativeFrom="column">
                  <wp:posOffset>-571500</wp:posOffset>
                </wp:positionH>
                <wp:positionV relativeFrom="paragraph">
                  <wp:posOffset>354330</wp:posOffset>
                </wp:positionV>
                <wp:extent cx="340520" cy="229235"/>
                <wp:effectExtent l="0" t="0" r="21590" b="18415"/>
                <wp:wrapNone/>
                <wp:docPr id="78" name="Text Box 78"/>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5DCC7" id="Text Box 78" o:spid="_x0000_s1041" type="#_x0000_t202" style="position:absolute;margin-left:-45pt;margin-top:27.9pt;width:26.8pt;height:18.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" fillcolor="white [3201]" strokecolor="#4472c4 [3204]" strokeweight="1pt">
                <v:textbo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p>
    <w:p w14:paraId="58F54D07" w14:textId="6F34FBE2" w:rsidR="005831AF" w:rsidRDefault="009C3A69" w:rsidP="005831AF">
      <w:pPr>
        <w:rPr>
          <w:lang w:val="en-GB"/>
        </w:rPr>
      </w:pPr>
      <w:r>
        <w:rPr>
          <w:noProof/>
        </w:rPr>
        <mc:AlternateContent>
          <mc:Choice Requires="wps">
            <w:drawing>
              <wp:anchor distT="0" distB="0" distL="114300" distR="114300" simplePos="0" relativeHeight="251769856" behindDoc="0" locked="0" layoutInCell="1" allowOverlap="1" wp14:anchorId="5195A4EC" wp14:editId="25083051">
                <wp:simplePos x="0" y="0"/>
                <wp:positionH relativeFrom="column">
                  <wp:posOffset>3653155</wp:posOffset>
                </wp:positionH>
                <wp:positionV relativeFrom="paragraph">
                  <wp:posOffset>186690</wp:posOffset>
                </wp:positionV>
                <wp:extent cx="0" cy="1600200"/>
                <wp:effectExtent l="0" t="76200" r="19050" b="114300"/>
                <wp:wrapNone/>
                <wp:docPr id="80" name="Straight Connector 80"/>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68C919A" id="Straight Connector 80" o:spid="_x0000_s1026" style="position:absolute;rotation:90;z-index:251769856;visibility:visible;mso-wrap-style:square;mso-wrap-distance-left:9pt;mso-wrap-distance-top:0;mso-wrap-distance-right:9pt;mso-wrap-distance-bottom:0;mso-position-horizontal:absolute;mso-position-horizontal-relative:text;mso-position-vertical:absolute;mso-position-vertical-relative:text" from="287.65pt,14.7pt" to="287.65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3472" behindDoc="0" locked="0" layoutInCell="1" allowOverlap="1" wp14:anchorId="601273EC" wp14:editId="4F4FC922">
                <wp:simplePos x="0" y="0"/>
                <wp:positionH relativeFrom="column">
                  <wp:posOffset>759460</wp:posOffset>
                </wp:positionH>
                <wp:positionV relativeFrom="paragraph">
                  <wp:posOffset>179705</wp:posOffset>
                </wp:positionV>
                <wp:extent cx="0" cy="1600200"/>
                <wp:effectExtent l="0" t="76200" r="19050" b="114300"/>
                <wp:wrapNone/>
                <wp:docPr id="72" name="Straight Connector 72"/>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1C15C17" id="Straight Connector 72"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59.8pt,14.15pt" to="59.8pt,1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" strokecolor="#ed7d31 [3205]" strokeweight=".5pt">
                <v:stroke startarrow="open" joinstyle="miter"/>
              </v:line>
            </w:pict>
          </mc:Fallback>
        </mc:AlternateContent>
      </w:r>
    </w:p>
    <w:p w14:paraId="5658BA62" w14:textId="397AECE2" w:rsidR="006F144F" w:rsidRDefault="006F144F" w:rsidP="005831AF">
      <w:pPr>
        <w:rPr>
          <w:lang w:val="en-GB"/>
        </w:rPr>
      </w:pPr>
    </w:p>
    <w:p w14:paraId="5924B557" w14:textId="704DABA3" w:rsidR="00C42700" w:rsidRDefault="00C42700" w:rsidP="005831AF">
      <w:pPr>
        <w:rPr>
          <w:lang w:val="en-GB"/>
        </w:rPr>
      </w:pPr>
    </w:p>
    <w:p w14:paraId="6EBE6EAB" w14:textId="64D64C37" w:rsidR="00C42700" w:rsidRDefault="00C42700" w:rsidP="005831AF">
      <w:pPr>
        <w:rPr>
          <w:lang w:val="en-GB"/>
        </w:rPr>
      </w:pPr>
      <w:r>
        <w:rPr>
          <w:noProof/>
          <w:lang w:val="en-GB"/>
        </w:rPr>
        <mc:AlternateContent>
          <mc:Choice Requires="wps">
            <w:drawing>
              <wp:anchor distT="0" distB="0" distL="114300" distR="114300" simplePos="0" relativeHeight="251759616" behindDoc="0" locked="0" layoutInCell="1" allowOverlap="1" wp14:anchorId="01FF390C" wp14:editId="2B3B3E57">
                <wp:simplePos x="0" y="0"/>
                <wp:positionH relativeFrom="column">
                  <wp:posOffset>340995</wp:posOffset>
                </wp:positionH>
                <wp:positionV relativeFrom="paragraph">
                  <wp:posOffset>285115</wp:posOffset>
                </wp:positionV>
                <wp:extent cx="335630" cy="229887"/>
                <wp:effectExtent l="0" t="0" r="26670" b="17780"/>
                <wp:wrapNone/>
                <wp:docPr id="75" name="Text Box 75"/>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F390C" id="Text Box 75" o:spid="_x0000_s1042" type="#_x0000_t202" style="position:absolute;margin-left:26.85pt;margin-top:22.45pt;width:26.45pt;height:18.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" fillcolor="white [3201]" strokecolor="#4472c4 [3204]" strokeweight="1pt">
                <v:textbo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v:textbox>
              </v:shape>
            </w:pict>
          </mc:Fallback>
        </mc:AlternateContent>
      </w:r>
    </w:p>
    <w:p w14:paraId="73494EF4" w14:textId="2FB75195" w:rsidR="009C3A69" w:rsidRDefault="009C3A69" w:rsidP="009C3A69">
      <w:pPr>
        <w:rPr>
          <w:lang w:val="en-GB"/>
        </w:rPr>
      </w:pPr>
      <w:r>
        <w:rPr>
          <w:noProof/>
          <w:lang w:val="en-GB"/>
        </w:rPr>
        <mc:AlternateContent>
          <mc:Choice Requires="wps">
            <w:drawing>
              <wp:anchor distT="0" distB="0" distL="114300" distR="114300" simplePos="0" relativeHeight="251784192" behindDoc="0" locked="0" layoutInCell="1" allowOverlap="1" wp14:anchorId="281530AA" wp14:editId="24C1D6C0">
                <wp:simplePos x="0" y="0"/>
                <wp:positionH relativeFrom="column">
                  <wp:posOffset>3867785</wp:posOffset>
                </wp:positionH>
                <wp:positionV relativeFrom="paragraph">
                  <wp:posOffset>35560</wp:posOffset>
                </wp:positionV>
                <wp:extent cx="478155" cy="227330"/>
                <wp:effectExtent l="0" t="0" r="17145" b="20320"/>
                <wp:wrapNone/>
                <wp:docPr id="87" name="Text Box 87"/>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D8BBE3" w14:textId="5AB73895" w:rsidR="009C3A69" w:rsidRPr="0042551C" w:rsidRDefault="009C3A69" w:rsidP="009C3A69">
                            <w:pPr>
                              <w:jc w:val="center"/>
                              <w:rPr>
                                <w:sz w:val="18"/>
                                <w:szCs w:val="18"/>
                                <w:lang w:val="it-IT"/>
                              </w:rPr>
                            </w:pPr>
                            <w:r>
                              <w:rPr>
                                <w:sz w:val="18"/>
                                <w:szCs w:val="18"/>
                                <w:lang w:val="it-IT"/>
                              </w:rPr>
                              <w:t>450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30AA" id="Text Box 87" o:spid="_x0000_s1043" type="#_x0000_t202" style="position:absolute;margin-left:304.55pt;margin-top:2.8pt;width:37.65pt;height:17.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" fillcolor="white [3201]" strokecolor="#4472c4 [3204]" strokeweight="1pt">
                <v:textbox>
                  <w:txbxContent>
                    <w:p w14:paraId="6AD8BBE3" w14:textId="5AB73895" w:rsidR="009C3A69" w:rsidRPr="0042551C" w:rsidRDefault="009C3A69" w:rsidP="009C3A69">
                      <w:pPr>
                        <w:jc w:val="center"/>
                        <w:rPr>
                          <w:sz w:val="18"/>
                          <w:szCs w:val="18"/>
                          <w:lang w:val="it-IT"/>
                        </w:rPr>
                      </w:pPr>
                      <w:r>
                        <w:rPr>
                          <w:sz w:val="18"/>
                          <w:szCs w:val="18"/>
                          <w:lang w:val="it-IT"/>
                        </w:rPr>
                        <w:t>450</w:t>
                      </w:r>
                    </w:p>
                  </w:txbxContent>
                </v:textbox>
              </v:shape>
            </w:pict>
          </mc:Fallback>
        </mc:AlternateContent>
      </w:r>
      <w:r>
        <w:rPr>
          <w:noProof/>
          <w:lang w:val="en-GB"/>
        </w:rPr>
        <mc:AlternateContent>
          <mc:Choice Requires="wps">
            <w:drawing>
              <wp:anchor distT="0" distB="0" distL="114300" distR="114300" simplePos="0" relativeHeight="251782144" behindDoc="0" locked="0" layoutInCell="1" allowOverlap="1" wp14:anchorId="7B9F04C9" wp14:editId="36CAC800">
                <wp:simplePos x="0" y="0"/>
                <wp:positionH relativeFrom="column">
                  <wp:posOffset>3211830</wp:posOffset>
                </wp:positionH>
                <wp:positionV relativeFrom="paragraph">
                  <wp:posOffset>30480</wp:posOffset>
                </wp:positionV>
                <wp:extent cx="335630" cy="229887"/>
                <wp:effectExtent l="0" t="0" r="26670" b="17780"/>
                <wp:wrapNone/>
                <wp:docPr id="86" name="Text Box 86"/>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F04C9" id="Text Box 86" o:spid="_x0000_s1044" type="#_x0000_t202" style="position:absolute;margin-left:252.9pt;margin-top:2.4pt;width:26.45pt;height:18.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" fillcolor="white [3201]" strokecolor="#4472c4 [3204]" strokeweight="1pt">
                <v:textbo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173C19AF" wp14:editId="19BF6E2D">
                <wp:simplePos x="0" y="0"/>
                <wp:positionH relativeFrom="column">
                  <wp:posOffset>912495</wp:posOffset>
                </wp:positionH>
                <wp:positionV relativeFrom="paragraph">
                  <wp:posOffset>14605</wp:posOffset>
                </wp:positionV>
                <wp:extent cx="478155" cy="227330"/>
                <wp:effectExtent l="0" t="0" r="17145" b="20320"/>
                <wp:wrapNone/>
                <wp:docPr id="76" name="Text Box 76"/>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70D74A" w14:textId="77777777" w:rsidR="009C3A69" w:rsidRPr="0042551C" w:rsidRDefault="009C3A69" w:rsidP="009C3A69">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C19AF" id="Text Box 76" o:spid="_x0000_s1045" type="#_x0000_t202" style="position:absolute;margin-left:71.85pt;margin-top:1.15pt;width:37.65pt;height:17.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" fillcolor="white [3201]" strokecolor="#4472c4 [3204]" strokeweight="1pt">
                <v:textbox>
                  <w:txbxContent>
                    <w:p w14:paraId="0E70D74A" w14:textId="77777777" w:rsidR="009C3A69" w:rsidRPr="0042551C" w:rsidRDefault="009C3A69" w:rsidP="009C3A69">
                      <w:pPr>
                        <w:jc w:val="center"/>
                        <w:rPr>
                          <w:sz w:val="18"/>
                          <w:szCs w:val="18"/>
                          <w:lang w:val="it-IT"/>
                        </w:rPr>
                      </w:pPr>
                      <w:r>
                        <w:rPr>
                          <w:sz w:val="18"/>
                          <w:szCs w:val="18"/>
                          <w:lang w:val="it-IT"/>
                        </w:rPr>
                        <w:t>600</w:t>
                      </w:r>
                    </w:p>
                  </w:txbxContent>
                </v:textbox>
              </v:shape>
            </w:pict>
          </mc:Fallback>
        </mc:AlternateContent>
      </w:r>
    </w:p>
    <w:p w14:paraId="26C1920E" w14:textId="70824F31" w:rsidR="009C3A69" w:rsidRDefault="009C3A69" w:rsidP="009C3A69">
      <w:pPr>
        <w:pStyle w:val="ListParagraph"/>
      </w:pPr>
    </w:p>
    <w:p w14:paraId="52F60877" w14:textId="6115DF26" w:rsidR="00D814C1" w:rsidRDefault="009C3A69" w:rsidP="00D814C1">
      <w:pPr>
        <w:pStyle w:val="ListParagraph"/>
        <w:numPr>
          <w:ilvl w:val="0"/>
          <w:numId w:val="18"/>
        </w:numPr>
        <w:rPr>
          <w:rFonts w:asciiTheme="minorHAnsi" w:eastAsiaTheme="minorHAnsi" w:hAnsiTheme="minorHAnsi" w:cstheme="minorBidi"/>
          <w:sz w:val="22"/>
          <w:szCs w:val="22"/>
          <w:lang w:eastAsia="en-US"/>
        </w:rPr>
      </w:pPr>
      <w:r w:rsidRPr="00D814C1">
        <w:rPr>
          <w:rFonts w:asciiTheme="minorHAnsi" w:eastAsiaTheme="minorHAnsi" w:hAnsiTheme="minorHAnsi" w:cstheme="minorBidi"/>
          <w:sz w:val="22"/>
          <w:szCs w:val="22"/>
          <w:lang w:eastAsia="en-US"/>
        </w:rPr>
        <w:t>If each country still needs to produce 100 units of dairy product, then Armenia produce 600 units of dairy product</w:t>
      </w:r>
      <w:r w:rsidR="00D814C1" w:rsidRPr="00D814C1">
        <w:rPr>
          <w:rFonts w:asciiTheme="minorHAnsi" w:eastAsiaTheme="minorHAnsi" w:hAnsiTheme="minorHAnsi" w:cstheme="minorBidi"/>
          <w:sz w:val="22"/>
          <w:szCs w:val="22"/>
          <w:lang w:eastAsia="en-US"/>
        </w:rPr>
        <w:t xml:space="preserve">s, keep 100 of them and sell the remaining 500 units for 1000 </w:t>
      </w:r>
      <w:r w:rsidR="00A740F0" w:rsidRPr="00D814C1">
        <w:rPr>
          <w:rFonts w:asciiTheme="minorHAnsi" w:eastAsiaTheme="minorHAnsi" w:hAnsiTheme="minorHAnsi" w:cstheme="minorBidi"/>
          <w:sz w:val="22"/>
          <w:szCs w:val="22"/>
          <w:lang w:eastAsia="en-US"/>
        </w:rPr>
        <w:t xml:space="preserve">computers </w:t>
      </w:r>
      <w:r w:rsidR="00A740F0" w:rsidRPr="00D814C1">
        <w:rPr>
          <w:rFonts w:asciiTheme="minorHAnsi" w:eastAsiaTheme="minorHAnsi" w:hAnsiTheme="minorHAnsi" w:cstheme="minorBidi"/>
          <w:sz w:val="22"/>
          <w:szCs w:val="22"/>
          <w:lang w:eastAsia="en-US"/>
        </w:rPr>
        <w:lastRenderedPageBreak/>
        <w:t>(</w:t>
      </w:r>
      <w:r w:rsidR="00D814C1" w:rsidRPr="00D814C1">
        <w:rPr>
          <w:rFonts w:asciiTheme="minorHAnsi" w:eastAsiaTheme="minorHAnsi" w:hAnsiTheme="minorHAnsi" w:cstheme="minorBidi"/>
          <w:sz w:val="22"/>
          <w:szCs w:val="22"/>
          <w:lang w:eastAsia="en-US"/>
        </w:rPr>
        <w:t>500*2).</w:t>
      </w:r>
      <w:r w:rsidR="00D814C1">
        <w:t xml:space="preserve"> </w:t>
      </w:r>
      <w:r w:rsidR="00D814C1" w:rsidRPr="00D814C1">
        <w:rPr>
          <w:rFonts w:asciiTheme="minorHAnsi" w:eastAsiaTheme="minorHAnsi" w:hAnsiTheme="minorHAnsi" w:cstheme="minorBidi"/>
          <w:sz w:val="22"/>
          <w:szCs w:val="22"/>
          <w:lang w:eastAsia="en-US"/>
        </w:rPr>
        <w:t xml:space="preserve">On the other hand, Belarus will produce 900 computers and sell 200 of them to buy 100 units of dairy products (100/0.5). Belarus will therefore consume 700 computers (900-200).  </w:t>
      </w:r>
    </w:p>
    <w:p w14:paraId="1F1EAE91" w14:textId="12737853" w:rsidR="00A740F0" w:rsidRPr="00D814C1" w:rsidRDefault="00A740F0" w:rsidP="00D814C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As we can see from the production possibilities frontier once trades were introduced, they were beneficial to Armenia but not to Belarus. After trade, </w:t>
      </w:r>
      <w:r w:rsidR="00C17EFC">
        <w:rPr>
          <w:rFonts w:asciiTheme="minorHAnsi" w:eastAsiaTheme="minorHAnsi" w:hAnsiTheme="minorHAnsi" w:cstheme="minorBidi"/>
          <w:sz w:val="22"/>
          <w:szCs w:val="22"/>
          <w:lang w:eastAsia="en-US"/>
        </w:rPr>
        <w:t xml:space="preserve">although </w:t>
      </w:r>
      <w:r>
        <w:rPr>
          <w:rFonts w:asciiTheme="minorHAnsi" w:eastAsiaTheme="minorHAnsi" w:hAnsiTheme="minorHAnsi" w:cstheme="minorBidi"/>
          <w:sz w:val="22"/>
          <w:szCs w:val="22"/>
          <w:lang w:eastAsia="en-US"/>
        </w:rPr>
        <w:t>both countries the same units of dairy products</w:t>
      </w:r>
      <w:r w:rsidR="00C17EFC">
        <w:rPr>
          <w:rFonts w:asciiTheme="minorHAnsi" w:eastAsiaTheme="minorHAnsi" w:hAnsiTheme="minorHAnsi" w:cstheme="minorBidi"/>
          <w:sz w:val="22"/>
          <w:szCs w:val="22"/>
          <w:lang w:eastAsia="en-US"/>
        </w:rPr>
        <w:t>, Armenia consume more computers whereas Belarus fewer compared to the close economy. This is explained by the fact that the opportunity cos of producing computers is higher than the opportunity cost of trading them.</w:t>
      </w:r>
    </w:p>
    <w:p w14:paraId="2E36F681" w14:textId="54C69077" w:rsidR="0040320F" w:rsidRPr="00C17EFC" w:rsidRDefault="005831AF" w:rsidP="00C17EFC">
      <w:pPr>
        <w:pStyle w:val="Heading1"/>
        <w:rPr>
          <w:bCs/>
          <w:sz w:val="24"/>
          <w:szCs w:val="24"/>
        </w:rPr>
      </w:pPr>
      <w:r w:rsidRPr="005831AF">
        <w:rPr>
          <w:bCs/>
          <w:sz w:val="24"/>
          <w:szCs w:val="24"/>
        </w:rPr>
        <w:t>Question 2 (20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proofErr w:type="spellStart"/>
      <w:r w:rsidR="0040320F" w:rsidRPr="006F144F">
        <w:rPr>
          <w:sz w:val="24"/>
          <w:szCs w:val="24"/>
        </w:rPr>
        <w:t>emand</w:t>
      </w:r>
      <w:proofErr w:type="spellEnd"/>
      <w:r w:rsidR="0040320F" w:rsidRPr="006F144F">
        <w:rPr>
          <w:sz w:val="24"/>
          <w:szCs w:val="24"/>
        </w:rPr>
        <w:t xml:space="preserve">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74408079"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w:t>
      </w:r>
      <w:del w:id="0" w:author="Krumer Alexander" w:date="2021-12-05T20:55:00Z">
        <w:r w:rsidR="00104D88" w:rsidDel="009C1660">
          <w:rPr>
            <w:rFonts w:eastAsiaTheme="minorEastAsia"/>
            <w:sz w:val="24"/>
            <w:szCs w:val="24"/>
          </w:rPr>
          <w:delText>,</w:delText>
        </w:r>
      </w:del>
      <w:r w:rsidR="00104D88">
        <w:rPr>
          <w:rFonts w:eastAsiaTheme="minorEastAsia"/>
          <w:sz w:val="24"/>
          <w:szCs w:val="24"/>
        </w:rPr>
        <w:t xml:space="preserv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(PS</w:t>
      </w:r>
      <w:proofErr w:type="gramStart"/>
      <w:r w:rsidR="00432E3C">
        <w:rPr>
          <w:rFonts w:cstheme="minorHAnsi"/>
          <w:sz w:val="24"/>
          <w:szCs w:val="24"/>
        </w:rPr>
        <w:t xml:space="preserve">) </w:t>
      </w:r>
      <w:r w:rsidR="005E349A" w:rsidRPr="002B3A3A">
        <w:rPr>
          <w:rFonts w:cstheme="minorHAnsi"/>
          <w:sz w:val="24"/>
          <w:szCs w:val="24"/>
        </w:rPr>
        <w:t>:</w:t>
      </w:r>
      <w:proofErr w:type="gramEnd"/>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w:t>
      </w:r>
      <w:proofErr w:type="gramStart"/>
      <w:r w:rsidR="00432E3C">
        <w:rPr>
          <w:rFonts w:cstheme="minorHAnsi"/>
          <w:sz w:val="24"/>
          <w:szCs w:val="24"/>
        </w:rPr>
        <w:t xml:space="preserve">CS) </w:t>
      </w:r>
      <w:r w:rsidR="002B3A3A" w:rsidRPr="002B3A3A">
        <w:rPr>
          <w:rFonts w:cstheme="minorHAnsi"/>
          <w:sz w:val="24"/>
          <w:szCs w:val="24"/>
        </w:rPr>
        <w:t xml:space="preserve"> </w:t>
      </w:r>
      <w:r w:rsidR="005E349A" w:rsidRPr="002B3A3A">
        <w:rPr>
          <w:rFonts w:cstheme="minorHAnsi"/>
          <w:sz w:val="24"/>
          <w:szCs w:val="24"/>
        </w:rPr>
        <w:t>:</w:t>
      </w:r>
      <w:proofErr w:type="gramEnd"/>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615BAC89" w14:textId="77777777" w:rsidR="005E349A" w:rsidRPr="00E15A02" w:rsidRDefault="005E349A" w:rsidP="005E349A">
      <w:pPr>
        <w:pStyle w:val="ListParagraph"/>
        <w:ind w:left="1440"/>
        <w:rPr>
          <w:rFonts w:asciiTheme="minorHAnsi" w:hAnsiTheme="minorHAnsi" w:cstheme="minorHAnsi"/>
          <w:sz w:val="24"/>
          <w:szCs w:val="24"/>
        </w:rPr>
      </w:pPr>
    </w:p>
    <w:p w14:paraId="38672A15" w14:textId="0777CBE7" w:rsidR="00E15A02" w:rsidRDefault="00E15A02" w:rsidP="00E15A02"/>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DA7743" w:rsidRDefault="00DA774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46"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Gm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IbJLO0&#10;ENkztIakcD0zVZPbUip9h5W+xxLaLpDy0PjTn+GTMwEnEw6gHQWoEPL7S+uGHnpXsBugNTTd5oH6&#10;a4UlDRD7jUNXaxolCYjVdtKkrPR3Fv4OX1U3AnIOLjqwzg6BWWq2HeZSVF+hP3httMIW5gR0w4Wq&#10;4ZJxkxsNc9iCDiOh19d2DJ05SP07/lATI9wAXYPnj5uvWNbIDOeBhs7WJ7Ft0OHZtmMFWbKjNZxc&#10;XK+0yEvTzrKp6XBtJtDVg1GnbejPLdWuT3r1NwA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WbcBpu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DA7743" w:rsidRDefault="00DA7743"/>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DA7743" w:rsidRPr="009A39CE" w:rsidRDefault="00DA7743" w:rsidP="009A39CE">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47"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BZ&#10;+3UcTAIAAKsEAAAOAAAAAAAAAAAAAAAAAC4CAABkcnMvZTJvRG9jLnhtbFBLAQItABQABgAIAAAA&#10;IQAUsxzd3gAAAAoBAAAPAAAAAAAAAAAAAAAAAKYEAABkcnMvZG93bnJldi54bWxQSwUGAAAAAAQA&#10;BADzAAAAsQUAAAAA&#10;" fillcolor="white [3201]" strokeweight=".5pt">
                <v:textbox>
                  <w:txbxContent>
                    <w:p w14:paraId="2EC274D2" w14:textId="146FDD0C" w:rsidR="00DA7743" w:rsidRPr="009A39CE" w:rsidRDefault="00DA7743" w:rsidP="009A39CE">
                      <w:pPr>
                        <w:rPr>
                          <w:lang w:val="it-IT"/>
                        </w:rPr>
                      </w:pPr>
                      <w:r>
                        <w:rPr>
                          <w:lang w:val="it-IT"/>
                        </w:rPr>
                        <w:t>Producers 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DA7743" w:rsidRPr="009A39CE" w:rsidRDefault="00DA7743">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48"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N+0&#10;bupNAgAAqwQAAA4AAAAAAAAAAAAAAAAALgIAAGRycy9lMm9Eb2MueG1sUEsBAi0AFAAGAAgAAAAh&#10;APUKtM3cAAAACQEAAA8AAAAAAAAAAAAAAAAApwQAAGRycy9kb3ducmV2LnhtbFBLBQYAAAAABAAE&#10;APMAAACwBQAAAAA=&#10;" fillcolor="white [3201]" strokeweight=".5pt">
                <v:textbox>
                  <w:txbxContent>
                    <w:p w14:paraId="01C01B1C" w14:textId="5DE05AFF" w:rsidR="00DA7743" w:rsidRPr="009A39CE" w:rsidRDefault="00DA7743">
                      <w:pPr>
                        <w:rPr>
                          <w:lang w:val="it-IT"/>
                        </w:rPr>
                      </w:pPr>
                      <w:r>
                        <w:rPr>
                          <w:lang w:val="it-IT"/>
                        </w:rPr>
                        <w:t>Consumers 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9F3BE3"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DA7743" w:rsidRPr="00296281" w:rsidRDefault="00DA7743"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49"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" fillcolor="white [3201]" strokecolor="#ed7d31 [3205]" strokeweight="1pt">
                <v:textbox>
                  <w:txbxContent>
                    <w:p w14:paraId="046079C4" w14:textId="1BD3CD3C" w:rsidR="00DA7743" w:rsidRPr="00296281" w:rsidRDefault="00DA7743"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DA7743" w:rsidRPr="00F60B2C" w:rsidRDefault="00DA7743">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50"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DWA+qncCAAA0BQAADgAA&#10;AAAAAAAAAAAAAAAuAgAAZHJzL2Uyb0RvYy54bWxQSwECLQAUAAYACAAAACEANKwYO94AAAAKAQAA&#10;DwAAAAAAAAAAAAAAAADRBAAAZHJzL2Rvd25yZXYueG1sUEsFBgAAAAAEAAQA8wAAANwFAAAAAA==&#10;" fillcolor="white [3201]" strokecolor="#ed7d31 [3205]" strokeweight="1pt">
                <v:textbox>
                  <w:txbxContent>
                    <w:p w14:paraId="0EE8EF69" w14:textId="6283A8AA" w:rsidR="00DA7743" w:rsidRPr="00F60B2C" w:rsidRDefault="00DA7743">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DA7743" w:rsidRPr="00D21236" w:rsidRDefault="00DA7743"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51"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" fillcolor="white [3201]" strokeweight=".5pt">
                <v:textbox>
                  <w:txbxContent>
                    <w:p w14:paraId="6001B12C" w14:textId="4AF2AD5B" w:rsidR="00DA7743" w:rsidRPr="00D21236" w:rsidRDefault="00DA7743"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DA7743" w:rsidRPr="00D21236" w:rsidRDefault="00DA7743"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52"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SwTOw1ACAACqBAAADgAAAAAAAAAAAAAAAAAuAgAAZHJzL2Uyb0RvYy54bWxQSwECLQAUAAYA&#10;CAAAACEA0HVM8d4AAAALAQAADwAAAAAAAAAAAAAAAACqBAAAZHJzL2Rvd25yZXYueG1sUEsFBgAA&#10;AAAEAAQA8wAAALUFAAAAAA==&#10;" fillcolor="white [3201]" strokeweight=".5pt">
                <v:textbox>
                  <w:txbxContent>
                    <w:p w14:paraId="0E49D2AA" w14:textId="0DF59A6F" w:rsidR="00DA7743" w:rsidRPr="00D21236" w:rsidRDefault="00DA7743"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DA7743" w:rsidRPr="00D21236" w:rsidRDefault="00DA7743"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53"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KfiyMxRAgAAqgQAAA4AAAAAAAAAAAAAAAAALgIAAGRycy9lMm9Eb2MueG1sUEsBAi0AFAAG&#10;AAgAAAAhANOfaC/eAAAACwEAAA8AAAAAAAAAAAAAAAAAqwQAAGRycy9kb3ducmV2LnhtbFBLBQYA&#10;AAAABAAEAPMAAAC2BQAAAAA=&#10;" fillcolor="white [3201]" strokeweight=".5pt">
                <v:textbox>
                  <w:txbxContent>
                    <w:p w14:paraId="139D2E71" w14:textId="77777777" w:rsidR="00DA7743" w:rsidRPr="00D21236" w:rsidRDefault="00DA7743"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DA7743" w:rsidRPr="00D21236" w:rsidRDefault="00DA7743"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54"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" fillcolor="white [3201]" strokeweight=".5pt">
                <v:textbox>
                  <w:txbxContent>
                    <w:p w14:paraId="1CC9164E" w14:textId="7CE3E3C8" w:rsidR="00DA7743" w:rsidRPr="00D21236" w:rsidRDefault="00DA7743"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1D5DA5"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DA7743" w:rsidRPr="00D21236" w:rsidRDefault="00DA7743"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55"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JbddF5QAgAAqgQAAA4AAAAAAAAAAAAAAAAALgIAAGRycy9lMm9Eb2MueG1sUEsBAi0AFAAGAAgA&#10;AAAhAAEmnNbcAAAACAEAAA8AAAAAAAAAAAAAAAAAqgQAAGRycy9kb3ducmV2LnhtbFBLBQYAAAAA&#10;BAAEAPMAAACzBQAAAAA=&#10;" fillcolor="white [3201]" strokeweight=".5pt">
                <v:textbox>
                  <w:txbxContent>
                    <w:p w14:paraId="094E82B6" w14:textId="016CF720" w:rsidR="00DA7743" w:rsidRPr="00D21236" w:rsidRDefault="00DA7743"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34971"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FABF4"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DABB2"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6554D7"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56"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Gj9YEBO&#10;AgAAqgQAAA4AAAAAAAAAAAAAAAAALgIAAGRycy9lMm9Eb2MueG1sUEsBAi0AFAAGAAgAAAAhAFTq&#10;6d3YAAAABQEAAA8AAAAAAAAAAAAAAAAAqAQAAGRycy9kb3ducmV2LnhtbFBLBQYAAAAABAAEAPMA&#10;AACtBQAAAAA=&#10;" fillcolor="white [3201]" strokeweight=".5pt">
                <v:textbo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DA7743" w:rsidRPr="00695A9A" w:rsidRDefault="00DA7743"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57"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1PUA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" fillcolor="white [3201]" strokeweight=".5pt">
                <v:textbox>
                  <w:txbxContent>
                    <w:p w14:paraId="408D7172" w14:textId="42CB36E6" w:rsidR="00DA7743" w:rsidRPr="00695A9A" w:rsidRDefault="00DA7743"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A6A5"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1"/>
      <w:r w:rsidR="00856CCA">
        <w:rPr>
          <w:bCs/>
          <w:sz w:val="24"/>
          <w:szCs w:val="24"/>
        </w:rPr>
        <w:t>20</w:t>
      </w:r>
      <w:r w:rsidRPr="00A9038E">
        <w:rPr>
          <w:bCs/>
          <w:sz w:val="24"/>
          <w:szCs w:val="24"/>
        </w:rPr>
        <w:t xml:space="preserve"> </w:t>
      </w:r>
      <w:commentRangeEnd w:id="1"/>
      <w:r w:rsidR="00856CCA">
        <w:rPr>
          <w:rStyle w:val="CommentReference"/>
          <w:rFonts w:asciiTheme="minorHAnsi" w:eastAsiaTheme="minorHAnsi" w:hAnsiTheme="minorHAnsi" w:cstheme="minorBidi"/>
          <w:color w:val="auto"/>
        </w:rPr>
        <w:commentReference w:id="1"/>
      </w:r>
      <w:r w:rsidRPr="00A9038E">
        <w:rPr>
          <w:bCs/>
          <w:sz w:val="24"/>
          <w:szCs w:val="24"/>
        </w:rPr>
        <w:t>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proofErr w:type="spellStart"/>
      <w:r w:rsidR="00860FB8" w:rsidRPr="001F4CCB">
        <w:rPr>
          <w:rFonts w:eastAsia="Times New Roman" w:cstheme="minorHAnsi"/>
          <w:sz w:val="24"/>
          <w:szCs w:val="24"/>
          <w:lang w:val="en-GB" w:eastAsia="de-DE"/>
        </w:rPr>
        <w:t>iven</w:t>
      </w:r>
      <w:proofErr w:type="spellEnd"/>
      <w:r w:rsidR="00860FB8" w:rsidRPr="001F4CCB">
        <w:rPr>
          <w:rFonts w:eastAsia="Times New Roman" w:cstheme="minorHAnsi"/>
          <w:sz w:val="24"/>
          <w:szCs w:val="24"/>
          <w:lang w:val="en-GB" w:eastAsia="de-DE"/>
        </w:rPr>
        <w:t xml:space="preserve">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proofErr w:type="spellStart"/>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abor</w:t>
      </w:r>
      <w:proofErr w:type="spellEnd"/>
      <w:r w:rsidR="0078014A" w:rsidRPr="001F4CCB">
        <w:rPr>
          <w:rFonts w:eastAsia="Times New Roman" w:cstheme="minorHAnsi"/>
          <w:sz w:val="24"/>
          <w:szCs w:val="24"/>
          <w:lang w:val="en-GB" w:eastAsia="de-DE"/>
        </w:rPr>
        <w:t xml:space="preserve">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BF0D70B" w14:textId="2909C20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(p=240)</w:t>
      </w:r>
      <w:r w:rsidRPr="001F4CCB">
        <w:rPr>
          <w:rFonts w:eastAsia="Times New Roman" w:cstheme="minorHAnsi"/>
          <w:sz w:val="24"/>
          <w:szCs w:val="24"/>
          <w:lang w:val="en-GB" w:eastAsia="de-DE"/>
        </w:rPr>
        <w:t>. What would be the production of the firm?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C17EFC" w14:paraId="25D998DB" w14:textId="77777777" w:rsidTr="00C17EFC">
        <w:tc>
          <w:tcPr>
            <w:tcW w:w="741" w:type="dxa"/>
          </w:tcPr>
          <w:p w14:paraId="4257E99F"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C17EFC" w:rsidRDefault="00C17EFC" w:rsidP="00730283">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70AA105D" w:rsidR="00C17EFC" w:rsidRDefault="00C17EFC"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C17EFC" w:rsidRDefault="00C17EFC"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0203944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56" w:type="dxa"/>
          </w:tcPr>
          <w:p w14:paraId="7362B0A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0D0A717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69" w:type="dxa"/>
          </w:tcPr>
          <w:p w14:paraId="0739C5F4" w14:textId="0C49949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C17EFC" w14:paraId="296A450E" w14:textId="77777777" w:rsidTr="00C17EFC">
        <w:tc>
          <w:tcPr>
            <w:tcW w:w="741" w:type="dxa"/>
          </w:tcPr>
          <w:p w14:paraId="27C9DC82"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701EB19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686" w:type="dxa"/>
          </w:tcPr>
          <w:p w14:paraId="3581FD3D" w14:textId="37264305"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26065805" w14:textId="166AD73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715" w:type="dxa"/>
          </w:tcPr>
          <w:p w14:paraId="5C6B89F0" w14:textId="7B06D17B"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66D6570A" w14:textId="691CD46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52" w:type="dxa"/>
          </w:tcPr>
          <w:p w14:paraId="47D60EFF" w14:textId="1EB7107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69" w:type="dxa"/>
          </w:tcPr>
          <w:p w14:paraId="7A0A29D8" w14:textId="591B9BD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76" w:type="dxa"/>
          </w:tcPr>
          <w:p w14:paraId="72F4422B" w14:textId="33C2BBA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79" w:type="dxa"/>
          </w:tcPr>
          <w:p w14:paraId="1F9B71D2" w14:textId="29DFE8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61183161" w14:textId="77777777" w:rsidTr="00C17EFC">
        <w:tc>
          <w:tcPr>
            <w:tcW w:w="741" w:type="dxa"/>
          </w:tcPr>
          <w:p w14:paraId="6CE7F3AA"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2DFEE02C"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18</w:t>
            </w:r>
          </w:p>
        </w:tc>
        <w:tc>
          <w:tcPr>
            <w:tcW w:w="686" w:type="dxa"/>
          </w:tcPr>
          <w:p w14:paraId="6446ECC6" w14:textId="7C93571B"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808D8C2" w14:textId="6172CDF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0.125</w:t>
            </w:r>
          </w:p>
        </w:tc>
        <w:tc>
          <w:tcPr>
            <w:tcW w:w="715" w:type="dxa"/>
          </w:tcPr>
          <w:p w14:paraId="46705B19" w14:textId="2F5B67CD"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0FBD3CEC" w14:textId="5D5F102C"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52" w:type="dxa"/>
          </w:tcPr>
          <w:p w14:paraId="69D6F03D" w14:textId="2781D12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769" w:type="dxa"/>
          </w:tcPr>
          <w:p w14:paraId="75CB5170" w14:textId="0AF025C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76" w:type="dxa"/>
          </w:tcPr>
          <w:p w14:paraId="14002A81" w14:textId="0C8CC482"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79" w:type="dxa"/>
          </w:tcPr>
          <w:p w14:paraId="656B513B" w14:textId="73969F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C17EFC" w14:paraId="41B1C55F" w14:textId="77777777" w:rsidTr="00C17EFC">
        <w:tc>
          <w:tcPr>
            <w:tcW w:w="741" w:type="dxa"/>
          </w:tcPr>
          <w:p w14:paraId="782B341F" w14:textId="77777777" w:rsidR="00C17EFC" w:rsidRPr="00D6099A" w:rsidRDefault="00C17EF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2F6EDF5B"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686" w:type="dxa"/>
          </w:tcPr>
          <w:p w14:paraId="01CB0C1A" w14:textId="56863B86"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12" w:type="dxa"/>
          </w:tcPr>
          <w:p w14:paraId="180266AD" w14:textId="4F9B717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0.08</w:t>
            </w:r>
          </w:p>
        </w:tc>
        <w:tc>
          <w:tcPr>
            <w:tcW w:w="715" w:type="dxa"/>
          </w:tcPr>
          <w:p w14:paraId="2F29B6F1" w14:textId="707C84DE"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5BD04477" w14:textId="58E8157F"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52" w:type="dxa"/>
          </w:tcPr>
          <w:p w14:paraId="5FDF828A" w14:textId="43D608E8"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769" w:type="dxa"/>
          </w:tcPr>
          <w:p w14:paraId="1C9FC4E6" w14:textId="66C9116E" w:rsidR="00C17EFC" w:rsidRPr="00E917F9" w:rsidRDefault="00C17EFC"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76" w:type="dxa"/>
          </w:tcPr>
          <w:p w14:paraId="38515A16" w14:textId="47BE67F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216.6</w:t>
            </w:r>
          </w:p>
        </w:tc>
        <w:tc>
          <w:tcPr>
            <w:tcW w:w="779" w:type="dxa"/>
          </w:tcPr>
          <w:p w14:paraId="23F9D01E" w14:textId="707C5CC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7CD1BFEA" w14:textId="77777777" w:rsidTr="00C17EFC">
        <w:tc>
          <w:tcPr>
            <w:tcW w:w="741" w:type="dxa"/>
          </w:tcPr>
          <w:p w14:paraId="5BEDA95F"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28ADA976"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686" w:type="dxa"/>
          </w:tcPr>
          <w:p w14:paraId="01C592CC" w14:textId="7B10F49E"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12" w:type="dxa"/>
          </w:tcPr>
          <w:p w14:paraId="378D8F96" w14:textId="139F879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0.06</w:t>
            </w:r>
          </w:p>
        </w:tc>
        <w:tc>
          <w:tcPr>
            <w:tcW w:w="715" w:type="dxa"/>
          </w:tcPr>
          <w:p w14:paraId="4CCA45D5" w14:textId="114C5766"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3B3B09CD" w14:textId="5E96D32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52" w:type="dxa"/>
          </w:tcPr>
          <w:p w14:paraId="62F3C434" w14:textId="129F28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769" w:type="dxa"/>
          </w:tcPr>
          <w:p w14:paraId="3CBAEAB7" w14:textId="016C588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76" w:type="dxa"/>
          </w:tcPr>
          <w:p w14:paraId="69CB3091" w14:textId="0874D9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79" w:type="dxa"/>
          </w:tcPr>
          <w:p w14:paraId="33130C75" w14:textId="38B0955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2"/>
      <w:r w:rsidRPr="005904BD">
        <w:rPr>
          <w:bCs/>
          <w:sz w:val="24"/>
          <w:szCs w:val="24"/>
        </w:rPr>
        <w:t>Question 4 (</w:t>
      </w:r>
      <w:r w:rsidR="006D10AC">
        <w:rPr>
          <w:bCs/>
          <w:sz w:val="24"/>
          <w:szCs w:val="24"/>
        </w:rPr>
        <w:t>10</w:t>
      </w:r>
      <w:r w:rsidRPr="005904BD">
        <w:rPr>
          <w:bCs/>
          <w:sz w:val="24"/>
          <w:szCs w:val="24"/>
        </w:rPr>
        <w:t xml:space="preserve"> points)</w:t>
      </w:r>
      <w:commentRangeEnd w:id="2"/>
      <w:r w:rsidR="00856CCA">
        <w:rPr>
          <w:rStyle w:val="CommentReference"/>
          <w:rFonts w:asciiTheme="minorHAnsi" w:eastAsiaTheme="minorHAnsi" w:hAnsiTheme="minorHAnsi" w:cstheme="minorBidi"/>
          <w:color w:val="auto"/>
        </w:rPr>
        <w:commentReference w:id="2"/>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Pr>
          <w:rFonts w:asciiTheme="minorHAnsi" w:hAnsiTheme="minorHAnsi" w:cstheme="minorHAnsi"/>
          <w:sz w:val="24"/>
          <w:szCs w:val="24"/>
        </w:rPr>
        <w:t>(</w:t>
      </w:r>
      <w:r w:rsidR="006D10AC">
        <w:rPr>
          <w:rFonts w:asciiTheme="minorHAnsi" w:hAnsiTheme="minorHAnsi" w:cstheme="minorHAnsi"/>
          <w:sz w:val="24"/>
          <w:szCs w:val="24"/>
        </w:rPr>
        <w:t>3</w:t>
      </w:r>
      <w:r w:rsidR="00856CCA">
        <w:rPr>
          <w:rFonts w:asciiTheme="minorHAnsi" w:hAnsiTheme="minorHAnsi" w:cstheme="minorHAnsi"/>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Pr>
          <w:rFonts w:asciiTheme="minorHAnsi" w:hAnsiTheme="minorHAnsi" w:cstheme="minorHAnsi"/>
          <w:sz w:val="24"/>
          <w:szCs w:val="24"/>
        </w:rPr>
        <w:t>(</w:t>
      </w:r>
      <w:r w:rsidR="006D10AC">
        <w:rPr>
          <w:rFonts w:asciiTheme="minorHAnsi" w:hAnsiTheme="minorHAnsi" w:cstheme="minorHAnsi"/>
          <w:sz w:val="24"/>
          <w:szCs w:val="24"/>
        </w:rPr>
        <w:t>2</w:t>
      </w:r>
      <w:r w:rsidR="0064030B">
        <w:rPr>
          <w:rFonts w:asciiTheme="minorHAnsi" w:hAnsiTheme="minorHAnsi" w:cstheme="minorHAnsi"/>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3"/>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3"/>
      <w:r w:rsidR="006D10AC">
        <w:rPr>
          <w:rStyle w:val="CommentReference"/>
        </w:rPr>
        <w:commentReference w:id="3"/>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39AB17C9"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on each field if it is known that the price of one produced unit on field </w:t>
      </w:r>
      <w:r w:rsidRPr="00C17EFC">
        <w:rPr>
          <w:rFonts w:asciiTheme="majorBidi" w:hAnsiTheme="majorBidi" w:cstheme="majorBidi"/>
          <w:b/>
          <w:bCs/>
          <w:sz w:val="24"/>
          <w:szCs w:val="24"/>
        </w:rPr>
        <w:t xml:space="preserve">A is </w:t>
      </w:r>
      <w:r w:rsidR="00197EB4" w:rsidRPr="00C17EFC">
        <w:rPr>
          <w:rFonts w:asciiTheme="majorBidi" w:hAnsiTheme="majorBidi" w:cstheme="majorBidi"/>
          <w:b/>
          <w:bCs/>
          <w:sz w:val="24"/>
          <w:szCs w:val="24"/>
        </w:rPr>
        <w:t>1</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on field B is </w:t>
      </w:r>
      <w:r w:rsidR="00197EB4" w:rsidRPr="00C17EFC">
        <w:rPr>
          <w:rFonts w:asciiTheme="majorBidi" w:hAnsiTheme="majorBidi" w:cstheme="majorBidi"/>
          <w:b/>
          <w:bCs/>
          <w:sz w:val="24"/>
          <w:szCs w:val="24"/>
        </w:rPr>
        <w:t>3</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Pr>
          <w:rFonts w:asciiTheme="majorBidi" w:hAnsiTheme="majorBidi" w:cstheme="majorBidi"/>
          <w:sz w:val="24"/>
          <w:szCs w:val="24"/>
        </w:rPr>
        <w:t>(6 points)</w:t>
      </w:r>
    </w:p>
    <w:p w14:paraId="2D061CB9" w14:textId="1B020366" w:rsidR="00CD013B" w:rsidRPr="00C17EFC"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What would be the wage in this market? (4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4"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4"/>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745C7AEC"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The wage is the value of the marginal product of the last worker, which is 4.</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proofErr w:type="gramStart"/>
      <w:r>
        <w:rPr>
          <w:rFonts w:eastAsiaTheme="minorEastAsia" w:cstheme="minorHAnsi"/>
          <w:sz w:val="24"/>
          <w:szCs w:val="24"/>
        </w:rPr>
        <w:t>FV</w:t>
      </w:r>
      <w:r w:rsidRPr="003F10F7">
        <w:rPr>
          <w:rFonts w:eastAsiaTheme="minorEastAsia" w:cstheme="minorHAnsi"/>
          <w:sz w:val="24"/>
          <w:szCs w:val="24"/>
        </w:rPr>
        <w:t>(</w:t>
      </w:r>
      <w:proofErr w:type="gramEnd"/>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0DE02750" w:rsidR="003F10F7" w:rsidRDefault="003F10F7" w:rsidP="0064030B">
      <w:pPr>
        <w:tabs>
          <w:tab w:val="left" w:pos="1410"/>
        </w:tabs>
        <w:rPr>
          <w:rFonts w:cstheme="minorHAnsi"/>
          <w:sz w:val="24"/>
          <w:szCs w:val="24"/>
        </w:rPr>
      </w:pPr>
      <w:r>
        <w:rPr>
          <w:rFonts w:cstheme="minorHAnsi"/>
          <w:sz w:val="24"/>
          <w:szCs w:val="24"/>
        </w:rPr>
        <w:t xml:space="preserve">Suppose </w:t>
      </w:r>
      <w:r w:rsidR="00771507">
        <w:rPr>
          <w:rFonts w:cstheme="minorHAnsi"/>
          <w:sz w:val="24"/>
          <w:szCs w:val="24"/>
        </w:rPr>
        <w:t xml:space="preserve">that </w:t>
      </w:r>
      <w:r>
        <w:rPr>
          <w:rFonts w:cstheme="minorHAnsi"/>
          <w:sz w:val="24"/>
          <w:szCs w:val="24"/>
        </w:rPr>
        <w:t>ticket</w:t>
      </w:r>
      <w:r w:rsidR="00771507">
        <w:rPr>
          <w:rFonts w:cstheme="minorHAnsi"/>
          <w:sz w:val="24"/>
          <w:szCs w:val="24"/>
        </w:rPr>
        <w:t>s</w:t>
      </w:r>
      <w:r>
        <w:rPr>
          <w:rFonts w:cstheme="minorHAnsi"/>
          <w:sz w:val="24"/>
          <w:szCs w:val="24"/>
        </w:rPr>
        <w:t xml:space="preserve"> for the</w:t>
      </w:r>
      <w:r w:rsidR="00771507">
        <w:rPr>
          <w:rFonts w:cstheme="minorHAnsi"/>
          <w:sz w:val="24"/>
          <w:szCs w:val="24"/>
        </w:rPr>
        <w:t xml:space="preserve"> final of the</w:t>
      </w:r>
      <w:r>
        <w:rPr>
          <w:rFonts w:cstheme="minorHAnsi"/>
          <w:sz w:val="24"/>
          <w:szCs w:val="24"/>
        </w:rPr>
        <w:t xml:space="preserve"> FIFA World Cup</w:t>
      </w:r>
      <w:r w:rsidR="00771507">
        <w:rPr>
          <w:rFonts w:cstheme="minorHAnsi"/>
          <w:sz w:val="24"/>
          <w:szCs w:val="24"/>
        </w:rPr>
        <w:t xml:space="preserve"> 2022 in</w:t>
      </w:r>
      <w:r>
        <w:rPr>
          <w:rFonts w:cstheme="minorHAnsi"/>
          <w:sz w:val="24"/>
          <w:szCs w:val="24"/>
        </w:rPr>
        <w:t xml:space="preserve"> </w:t>
      </w:r>
      <w:r w:rsidR="00341CBD">
        <w:rPr>
          <w:rFonts w:cstheme="minorHAnsi"/>
          <w:sz w:val="24"/>
          <w:szCs w:val="24"/>
        </w:rPr>
        <w:t>QATAR are</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r w:rsidR="00771507">
        <w:rPr>
          <w:rFonts w:cstheme="minorHAnsi"/>
          <w:sz w:val="24"/>
          <w:szCs w:val="24"/>
        </w:rPr>
        <w:t>s</w:t>
      </w:r>
      <w:r>
        <w:rPr>
          <w:rFonts w:cstheme="minorHAnsi"/>
          <w:sz w:val="24"/>
          <w:szCs w:val="24"/>
        </w:rPr>
        <w:t xml:space="preserve"> trip in </w:t>
      </w:r>
      <w:r w:rsidRPr="003F10F7">
        <w:rPr>
          <w:rFonts w:cstheme="minorHAnsi"/>
          <w:sz w:val="24"/>
          <w:szCs w:val="24"/>
        </w:rPr>
        <w:t>Tromsø</w:t>
      </w:r>
      <w:r>
        <w:rPr>
          <w:rFonts w:cstheme="minorHAnsi"/>
          <w:sz w:val="24"/>
          <w:szCs w:val="24"/>
        </w:rPr>
        <w:t xml:space="preserve"> to see the Northern Light. What would happen to demand for </w:t>
      </w:r>
      <w:r w:rsidR="00771507">
        <w:rPr>
          <w:rFonts w:cstheme="minorHAnsi"/>
          <w:sz w:val="24"/>
          <w:szCs w:val="24"/>
        </w:rPr>
        <w:t xml:space="preserve">this </w:t>
      </w:r>
      <w:r>
        <w:rPr>
          <w:rFonts w:cstheme="minorHAnsi"/>
          <w:sz w:val="24"/>
          <w:szCs w:val="24"/>
        </w:rPr>
        <w:t>3-day</w:t>
      </w:r>
      <w:r w:rsidR="00771507">
        <w:rPr>
          <w:rFonts w:cstheme="minorHAnsi"/>
          <w:sz w:val="24"/>
          <w:szCs w:val="24"/>
        </w:rPr>
        <w:t>s</w:t>
      </w:r>
      <w:r>
        <w:rPr>
          <w:rFonts w:cstheme="minorHAnsi"/>
          <w:sz w:val="24"/>
          <w:szCs w:val="24"/>
        </w:rPr>
        <w:t xml:space="preserve"> trip if the price for the</w:t>
      </w:r>
      <w:r w:rsidR="00771507">
        <w:rPr>
          <w:rFonts w:cstheme="minorHAnsi"/>
          <w:sz w:val="24"/>
          <w:szCs w:val="24"/>
        </w:rPr>
        <w:t xml:space="preserve"> tickets to the final of the</w:t>
      </w:r>
      <w:r>
        <w:rPr>
          <w:rFonts w:cstheme="minorHAnsi"/>
          <w:sz w:val="24"/>
          <w:szCs w:val="24"/>
        </w:rPr>
        <w:t xml:space="preserve"> World Cup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21A895ED"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Krumer Alexander" w:date="2021-11-29T15:03:00Z" w:initials="KA">
    <w:p w14:paraId="54D3CA3F" w14:textId="240D15DA" w:rsidR="00DA7743" w:rsidRPr="00856CCA" w:rsidRDefault="00DA7743">
      <w:pPr>
        <w:pStyle w:val="CommentText"/>
      </w:pPr>
      <w:r>
        <w:rPr>
          <w:rStyle w:val="CommentReference"/>
        </w:rPr>
        <w:annotationRef/>
      </w:r>
      <w:r>
        <w:t>I made it 20 points</w:t>
      </w:r>
    </w:p>
  </w:comment>
  <w:comment w:id="2" w:author="Krumer Alexander" w:date="2021-11-29T15:02:00Z" w:initials="KA">
    <w:p w14:paraId="74F67F20" w14:textId="1CA837E1" w:rsidR="00DA7743" w:rsidRPr="00856CCA" w:rsidRDefault="00DA7743">
      <w:pPr>
        <w:pStyle w:val="CommentText"/>
      </w:pPr>
      <w:r>
        <w:rPr>
          <w:rStyle w:val="CommentReference"/>
        </w:rPr>
        <w:annotationRef/>
      </w:r>
      <w:r>
        <w:t>I made it 3 questions</w:t>
      </w:r>
    </w:p>
  </w:comment>
  <w:comment w:id="3" w:author="Krumer Alexander" w:date="2021-11-29T15:06:00Z" w:initials="KA">
    <w:p w14:paraId="3A657845" w14:textId="4A237E96" w:rsidR="00DA7743" w:rsidRPr="006D10AC" w:rsidRDefault="00DA7743">
      <w:pPr>
        <w:pStyle w:val="CommentText"/>
      </w:pPr>
      <w:r>
        <w:rPr>
          <w:rStyle w:val="CommentReference"/>
        </w:rPr>
        <w:annotationRef/>
      </w:r>
      <w:r>
        <w:t xml:space="preserve">I made it with diminishing </w:t>
      </w:r>
      <w:proofErr w:type="spellStart"/>
      <w:r>
        <w:t>mp</w:t>
      </w:r>
      <w:proofErr w:type="spellEnd"/>
      <w:r>
        <w:t xml:space="preserve"> from the first worker. Please prepare a new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4D3CA3F" w15:done="1"/>
  <w15:commentEx w15:paraId="74F67F20" w15:done="1"/>
  <w15:commentEx w15:paraId="3A6578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4F6A26" w16cex:dateUtc="2021-11-29T14:03:00Z"/>
  <w16cex:commentExtensible w16cex:durableId="254F69FE" w16cex:dateUtc="2021-11-29T14:02:00Z"/>
  <w16cex:commentExtensible w16cex:durableId="254F6AFB" w16cex:dateUtc="2021-11-29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4D3CA3F" w16cid:durableId="254F6A26"/>
  <w16cid:commentId w16cid:paraId="74F67F20" w16cid:durableId="254F69FE"/>
  <w16cid:commentId w16cid:paraId="3A657845" w16cid:durableId="254F6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90C03B" w14:textId="77777777" w:rsidR="00DA7743" w:rsidRDefault="00DA7743" w:rsidP="002D6CEB">
      <w:pPr>
        <w:spacing w:after="0" w:line="240" w:lineRule="auto"/>
      </w:pPr>
      <w:r>
        <w:separator/>
      </w:r>
    </w:p>
  </w:endnote>
  <w:endnote w:type="continuationSeparator" w:id="0">
    <w:p w14:paraId="40C7AF0A" w14:textId="77777777" w:rsidR="00DA7743" w:rsidRDefault="00DA7743"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A69D63" w14:textId="77777777" w:rsidR="00DA7743" w:rsidRDefault="00DA7743" w:rsidP="002D6CEB">
      <w:pPr>
        <w:spacing w:after="0" w:line="240" w:lineRule="auto"/>
      </w:pPr>
      <w:r>
        <w:separator/>
      </w:r>
    </w:p>
  </w:footnote>
  <w:footnote w:type="continuationSeparator" w:id="0">
    <w:p w14:paraId="3017A040" w14:textId="77777777" w:rsidR="00DA7743" w:rsidRDefault="00DA7743"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31.5pt;height:24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1"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8"/>
  </w:num>
  <w:num w:numId="3">
    <w:abstractNumId w:val="15"/>
  </w:num>
  <w:num w:numId="4">
    <w:abstractNumId w:val="7"/>
  </w:num>
  <w:num w:numId="5">
    <w:abstractNumId w:val="12"/>
  </w:num>
  <w:num w:numId="6">
    <w:abstractNumId w:val="9"/>
  </w:num>
  <w:num w:numId="7">
    <w:abstractNumId w:val="4"/>
  </w:num>
  <w:num w:numId="8">
    <w:abstractNumId w:val="2"/>
  </w:num>
  <w:num w:numId="9">
    <w:abstractNumId w:val="11"/>
  </w:num>
  <w:num w:numId="10">
    <w:abstractNumId w:val="1"/>
  </w:num>
  <w:num w:numId="11">
    <w:abstractNumId w:val="17"/>
  </w:num>
  <w:num w:numId="12">
    <w:abstractNumId w:val="3"/>
  </w:num>
  <w:num w:numId="13">
    <w:abstractNumId w:val="16"/>
  </w:num>
  <w:num w:numId="14">
    <w:abstractNumId w:val="6"/>
  </w:num>
  <w:num w:numId="15">
    <w:abstractNumId w:val="14"/>
  </w:num>
  <w:num w:numId="16">
    <w:abstractNumId w:val="5"/>
  </w:num>
  <w:num w:numId="17">
    <w:abstractNumId w:val="13"/>
  </w:num>
  <w:num w:numId="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4774C"/>
    <w:rsid w:val="00047D1F"/>
    <w:rsid w:val="000551FA"/>
    <w:rsid w:val="000569F3"/>
    <w:rsid w:val="0008033E"/>
    <w:rsid w:val="00080746"/>
    <w:rsid w:val="00096C35"/>
    <w:rsid w:val="000A443F"/>
    <w:rsid w:val="000A53E9"/>
    <w:rsid w:val="000A748D"/>
    <w:rsid w:val="000B1227"/>
    <w:rsid w:val="000B2FA9"/>
    <w:rsid w:val="000C65CF"/>
    <w:rsid w:val="000D1617"/>
    <w:rsid w:val="000D568A"/>
    <w:rsid w:val="000D63FB"/>
    <w:rsid w:val="000F5FFA"/>
    <w:rsid w:val="00100275"/>
    <w:rsid w:val="00102AB6"/>
    <w:rsid w:val="00104D88"/>
    <w:rsid w:val="00121DE9"/>
    <w:rsid w:val="00123143"/>
    <w:rsid w:val="0012551A"/>
    <w:rsid w:val="001345BE"/>
    <w:rsid w:val="00141C90"/>
    <w:rsid w:val="0015340C"/>
    <w:rsid w:val="00197183"/>
    <w:rsid w:val="00197EB4"/>
    <w:rsid w:val="001C244B"/>
    <w:rsid w:val="001C3C9D"/>
    <w:rsid w:val="001E5703"/>
    <w:rsid w:val="001F4CCB"/>
    <w:rsid w:val="00201473"/>
    <w:rsid w:val="00213DDA"/>
    <w:rsid w:val="002212A9"/>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43F"/>
    <w:rsid w:val="002F6EF5"/>
    <w:rsid w:val="00301EA7"/>
    <w:rsid w:val="003059EC"/>
    <w:rsid w:val="00313FA0"/>
    <w:rsid w:val="0031792E"/>
    <w:rsid w:val="00326D6F"/>
    <w:rsid w:val="003372F0"/>
    <w:rsid w:val="00337F8E"/>
    <w:rsid w:val="00341CBD"/>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2551C"/>
    <w:rsid w:val="00432E3C"/>
    <w:rsid w:val="00444F3D"/>
    <w:rsid w:val="00446C61"/>
    <w:rsid w:val="0046256A"/>
    <w:rsid w:val="004775FD"/>
    <w:rsid w:val="0049659A"/>
    <w:rsid w:val="004A3D8C"/>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C14C6"/>
    <w:rsid w:val="005C5409"/>
    <w:rsid w:val="005D77F6"/>
    <w:rsid w:val="005E349A"/>
    <w:rsid w:val="005F1792"/>
    <w:rsid w:val="00614DC9"/>
    <w:rsid w:val="006165FD"/>
    <w:rsid w:val="0064030B"/>
    <w:rsid w:val="006660D0"/>
    <w:rsid w:val="00684A8C"/>
    <w:rsid w:val="00695A9A"/>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7301"/>
    <w:rsid w:val="00755793"/>
    <w:rsid w:val="00762BA8"/>
    <w:rsid w:val="00771507"/>
    <w:rsid w:val="00777654"/>
    <w:rsid w:val="0078014A"/>
    <w:rsid w:val="00781083"/>
    <w:rsid w:val="007846DA"/>
    <w:rsid w:val="00791B2A"/>
    <w:rsid w:val="00793934"/>
    <w:rsid w:val="007A0ADF"/>
    <w:rsid w:val="007A3040"/>
    <w:rsid w:val="007A472A"/>
    <w:rsid w:val="007B00D2"/>
    <w:rsid w:val="007B1A42"/>
    <w:rsid w:val="007D5ADA"/>
    <w:rsid w:val="007D7EE7"/>
    <w:rsid w:val="007F232E"/>
    <w:rsid w:val="00803E04"/>
    <w:rsid w:val="00806642"/>
    <w:rsid w:val="00846B2C"/>
    <w:rsid w:val="00853330"/>
    <w:rsid w:val="00856CCA"/>
    <w:rsid w:val="00860FB8"/>
    <w:rsid w:val="0086593E"/>
    <w:rsid w:val="00871D86"/>
    <w:rsid w:val="0088364E"/>
    <w:rsid w:val="00897356"/>
    <w:rsid w:val="008B3686"/>
    <w:rsid w:val="008D3453"/>
    <w:rsid w:val="008F7A53"/>
    <w:rsid w:val="00906E9B"/>
    <w:rsid w:val="009218F1"/>
    <w:rsid w:val="00941E2D"/>
    <w:rsid w:val="009620C1"/>
    <w:rsid w:val="009857D4"/>
    <w:rsid w:val="009978A3"/>
    <w:rsid w:val="009A39CE"/>
    <w:rsid w:val="009B1657"/>
    <w:rsid w:val="009B4982"/>
    <w:rsid w:val="009C1660"/>
    <w:rsid w:val="009C3A69"/>
    <w:rsid w:val="009E7E06"/>
    <w:rsid w:val="009F24DE"/>
    <w:rsid w:val="009F714E"/>
    <w:rsid w:val="00A0554F"/>
    <w:rsid w:val="00A26C9C"/>
    <w:rsid w:val="00A33023"/>
    <w:rsid w:val="00A67AA6"/>
    <w:rsid w:val="00A740F0"/>
    <w:rsid w:val="00A86134"/>
    <w:rsid w:val="00A9038E"/>
    <w:rsid w:val="00A94AF7"/>
    <w:rsid w:val="00AA7279"/>
    <w:rsid w:val="00AB3B97"/>
    <w:rsid w:val="00AB7DF7"/>
    <w:rsid w:val="00AC153D"/>
    <w:rsid w:val="00AC2D5E"/>
    <w:rsid w:val="00AC2D9A"/>
    <w:rsid w:val="00B04C3B"/>
    <w:rsid w:val="00B17137"/>
    <w:rsid w:val="00B43951"/>
    <w:rsid w:val="00B63D72"/>
    <w:rsid w:val="00B706E4"/>
    <w:rsid w:val="00BA60B7"/>
    <w:rsid w:val="00BD65A6"/>
    <w:rsid w:val="00C01BEC"/>
    <w:rsid w:val="00C02CA4"/>
    <w:rsid w:val="00C05A60"/>
    <w:rsid w:val="00C17EFC"/>
    <w:rsid w:val="00C278BE"/>
    <w:rsid w:val="00C33709"/>
    <w:rsid w:val="00C40C2E"/>
    <w:rsid w:val="00C42700"/>
    <w:rsid w:val="00C76FB7"/>
    <w:rsid w:val="00CD013B"/>
    <w:rsid w:val="00CD19B0"/>
    <w:rsid w:val="00CD650F"/>
    <w:rsid w:val="00CE19CD"/>
    <w:rsid w:val="00D04766"/>
    <w:rsid w:val="00D15FE8"/>
    <w:rsid w:val="00D21236"/>
    <w:rsid w:val="00D214A9"/>
    <w:rsid w:val="00D25330"/>
    <w:rsid w:val="00D318EA"/>
    <w:rsid w:val="00D336D7"/>
    <w:rsid w:val="00D448D4"/>
    <w:rsid w:val="00D50E3C"/>
    <w:rsid w:val="00D814C1"/>
    <w:rsid w:val="00D85273"/>
    <w:rsid w:val="00D95A79"/>
    <w:rsid w:val="00DA4FBB"/>
    <w:rsid w:val="00DA7743"/>
    <w:rsid w:val="00DB6E96"/>
    <w:rsid w:val="00DC1335"/>
    <w:rsid w:val="00DC6214"/>
    <w:rsid w:val="00DD077F"/>
    <w:rsid w:val="00DE4D67"/>
    <w:rsid w:val="00DE6B31"/>
    <w:rsid w:val="00E15A02"/>
    <w:rsid w:val="00E17ACD"/>
    <w:rsid w:val="00E21B2A"/>
    <w:rsid w:val="00E4566F"/>
    <w:rsid w:val="00E51795"/>
    <w:rsid w:val="00E52F9F"/>
    <w:rsid w:val="00E76041"/>
    <w:rsid w:val="00E917F9"/>
    <w:rsid w:val="00E93B97"/>
    <w:rsid w:val="00EE1B93"/>
    <w:rsid w:val="00EE5800"/>
    <w:rsid w:val="00F566EE"/>
    <w:rsid w:val="00F60B2C"/>
    <w:rsid w:val="00F60CE3"/>
    <w:rsid w:val="00F63431"/>
    <w:rsid w:val="00F87E7F"/>
    <w:rsid w:val="00F9397A"/>
    <w:rsid w:val="00F97E58"/>
    <w:rsid w:val="00FB5F7C"/>
    <w:rsid w:val="00FC3533"/>
    <w:rsid w:val="00FC5F3E"/>
    <w:rsid w:val="00FD5EFF"/>
    <w:rsid w:val="00FE0AF8"/>
    <w:rsid w:val="00FE4801"/>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9</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Alessandro Di Mattia</cp:lastModifiedBy>
  <cp:revision>3</cp:revision>
  <dcterms:created xsi:type="dcterms:W3CDTF">2021-12-06T05:31:00Z</dcterms:created>
  <dcterms:modified xsi:type="dcterms:W3CDTF">2021-12-06T08:20:00Z</dcterms:modified>
</cp:coreProperties>
</file>