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F3503A" w14:textId="765572F9" w:rsidR="000B1227" w:rsidRDefault="00FE4801" w:rsidP="004E3664">
      <w:pPr>
        <w:pStyle w:val="Title"/>
        <w:jc w:val="center"/>
        <w:rPr>
          <w:sz w:val="40"/>
          <w:szCs w:val="40"/>
        </w:rPr>
      </w:pPr>
      <w:r w:rsidRPr="00FE4801">
        <w:rPr>
          <w:sz w:val="40"/>
          <w:szCs w:val="40"/>
        </w:rPr>
        <w:t>IDR305 21H Introduction to Economics for Sport Management</w:t>
      </w:r>
      <w:r w:rsidR="004E3664">
        <w:rPr>
          <w:sz w:val="40"/>
          <w:szCs w:val="40"/>
        </w:rPr>
        <w:t xml:space="preserve"> Exam</w:t>
      </w:r>
    </w:p>
    <w:p w14:paraId="02EF6CF6" w14:textId="77777777" w:rsidR="007248D0" w:rsidRPr="00AD0B2B" w:rsidRDefault="007248D0" w:rsidP="00102AB6">
      <w:pPr>
        <w:pStyle w:val="Heading1"/>
        <w:rPr>
          <w:b/>
          <w:sz w:val="24"/>
          <w:szCs w:val="24"/>
        </w:rPr>
      </w:pPr>
      <w:r w:rsidRPr="00AD0B2B">
        <w:rPr>
          <w:b/>
          <w:sz w:val="24"/>
          <w:szCs w:val="24"/>
        </w:rPr>
        <w:t>Instructions (read carefully)</w:t>
      </w:r>
    </w:p>
    <w:p w14:paraId="3633C99F" w14:textId="77777777" w:rsidR="007248D0" w:rsidRDefault="007248D0" w:rsidP="007248D0">
      <w:pPr>
        <w:pStyle w:val="ListParagraph"/>
        <w:numPr>
          <w:ilvl w:val="0"/>
          <w:numId w:val="1"/>
        </w:numPr>
        <w:spacing w:line="240" w:lineRule="auto"/>
        <w:jc w:val="both"/>
        <w:rPr>
          <w:b/>
          <w:sz w:val="24"/>
          <w:szCs w:val="24"/>
        </w:rPr>
      </w:pPr>
      <w:r w:rsidRPr="00AD0B2B">
        <w:rPr>
          <w:b/>
          <w:sz w:val="24"/>
          <w:szCs w:val="24"/>
        </w:rPr>
        <w:t xml:space="preserve">The final exam lasts </w:t>
      </w:r>
      <w:r>
        <w:rPr>
          <w:b/>
          <w:sz w:val="24"/>
          <w:szCs w:val="24"/>
        </w:rPr>
        <w:t>3</w:t>
      </w:r>
      <w:r w:rsidRPr="00AD0B2B">
        <w:rPr>
          <w:b/>
          <w:sz w:val="24"/>
          <w:szCs w:val="24"/>
        </w:rPr>
        <w:t xml:space="preserve"> hour</w:t>
      </w:r>
      <w:r>
        <w:rPr>
          <w:b/>
          <w:sz w:val="24"/>
          <w:szCs w:val="24"/>
        </w:rPr>
        <w:t>s</w:t>
      </w:r>
      <w:r w:rsidRPr="00AD0B2B">
        <w:rPr>
          <w:b/>
          <w:sz w:val="24"/>
          <w:szCs w:val="24"/>
        </w:rPr>
        <w:t xml:space="preserve">. </w:t>
      </w:r>
    </w:p>
    <w:p w14:paraId="7BCAB1B3" w14:textId="429B86B1" w:rsidR="007248D0" w:rsidRPr="00AD0B2B" w:rsidRDefault="007248D0" w:rsidP="007248D0">
      <w:pPr>
        <w:pStyle w:val="ListParagraph"/>
        <w:numPr>
          <w:ilvl w:val="0"/>
          <w:numId w:val="1"/>
        </w:numPr>
        <w:spacing w:line="240" w:lineRule="auto"/>
        <w:jc w:val="both"/>
        <w:rPr>
          <w:b/>
          <w:sz w:val="24"/>
          <w:szCs w:val="24"/>
        </w:rPr>
      </w:pPr>
      <w:r>
        <w:rPr>
          <w:b/>
          <w:sz w:val="24"/>
          <w:szCs w:val="24"/>
        </w:rPr>
        <w:t xml:space="preserve">You </w:t>
      </w:r>
      <w:r w:rsidR="00102AB6">
        <w:rPr>
          <w:b/>
          <w:sz w:val="24"/>
          <w:szCs w:val="24"/>
        </w:rPr>
        <w:t>can</w:t>
      </w:r>
      <w:r>
        <w:rPr>
          <w:b/>
          <w:sz w:val="24"/>
          <w:szCs w:val="24"/>
        </w:rPr>
        <w:t xml:space="preserve"> use calculators.</w:t>
      </w:r>
    </w:p>
    <w:p w14:paraId="2A10282C" w14:textId="0A533D67" w:rsidR="007248D0" w:rsidRPr="00AD0B2B" w:rsidRDefault="007248D0" w:rsidP="007248D0">
      <w:pPr>
        <w:pStyle w:val="ListParagraph"/>
        <w:numPr>
          <w:ilvl w:val="0"/>
          <w:numId w:val="1"/>
        </w:numPr>
        <w:spacing w:line="240" w:lineRule="auto"/>
        <w:jc w:val="both"/>
        <w:rPr>
          <w:b/>
          <w:sz w:val="24"/>
          <w:szCs w:val="24"/>
        </w:rPr>
      </w:pPr>
      <w:r w:rsidRPr="00AD0B2B">
        <w:rPr>
          <w:b/>
          <w:sz w:val="24"/>
          <w:szCs w:val="24"/>
        </w:rPr>
        <w:t xml:space="preserve">Justify all your answers </w:t>
      </w:r>
      <w:r w:rsidR="00E51795">
        <w:rPr>
          <w:b/>
          <w:sz w:val="24"/>
          <w:szCs w:val="24"/>
        </w:rPr>
        <w:t>with</w:t>
      </w:r>
      <w:r w:rsidRPr="00AD0B2B">
        <w:rPr>
          <w:b/>
          <w:sz w:val="24"/>
          <w:szCs w:val="24"/>
        </w:rPr>
        <w:t xml:space="preserve"> economic concepts, </w:t>
      </w:r>
      <w:r w:rsidR="00E51795">
        <w:rPr>
          <w:b/>
          <w:sz w:val="24"/>
          <w:szCs w:val="24"/>
        </w:rPr>
        <w:t>logical</w:t>
      </w:r>
      <w:r w:rsidRPr="00AD0B2B">
        <w:rPr>
          <w:b/>
          <w:sz w:val="24"/>
          <w:szCs w:val="24"/>
        </w:rPr>
        <w:t xml:space="preserve"> reasoning</w:t>
      </w:r>
      <w:r w:rsidR="007F232E">
        <w:rPr>
          <w:b/>
          <w:sz w:val="24"/>
          <w:szCs w:val="24"/>
        </w:rPr>
        <w:t>, and love for sport</w:t>
      </w:r>
      <w:r w:rsidRPr="00AD0B2B">
        <w:rPr>
          <w:b/>
          <w:sz w:val="24"/>
          <w:szCs w:val="24"/>
        </w:rPr>
        <w:t>.</w:t>
      </w:r>
    </w:p>
    <w:p w14:paraId="48E1FB79" w14:textId="36674693" w:rsidR="007248D0" w:rsidRPr="00AD0B2B" w:rsidRDefault="007248D0" w:rsidP="007F232E">
      <w:pPr>
        <w:spacing w:line="240" w:lineRule="auto"/>
        <w:ind w:firstLine="720"/>
        <w:jc w:val="both"/>
        <w:rPr>
          <w:b/>
          <w:sz w:val="24"/>
          <w:szCs w:val="24"/>
        </w:rPr>
      </w:pPr>
      <w:r w:rsidRPr="00AD0B2B">
        <w:rPr>
          <w:b/>
          <w:sz w:val="24"/>
          <w:szCs w:val="24"/>
        </w:rPr>
        <w:t>Good Luck!</w:t>
      </w:r>
      <w:r w:rsidR="007F232E">
        <w:rPr>
          <w:b/>
          <w:sz w:val="24"/>
          <w:szCs w:val="24"/>
        </w:rPr>
        <w:t xml:space="preserve"> </w:t>
      </w:r>
    </w:p>
    <w:p w14:paraId="4728BF74" w14:textId="7910FA7B" w:rsidR="004E3664" w:rsidRDefault="00102AB6" w:rsidP="00102AB6">
      <w:pPr>
        <w:pStyle w:val="Heading1"/>
      </w:pPr>
      <w:r w:rsidRPr="00102AB6">
        <w:t>Question 1 (20 points)</w:t>
      </w:r>
    </w:p>
    <w:p w14:paraId="09BB925E" w14:textId="48F40B5C" w:rsidR="00255A40" w:rsidRDefault="0031792E" w:rsidP="0046256A">
      <w:pPr>
        <w:rPr>
          <w:lang w:val="en-GB"/>
        </w:rPr>
      </w:pPr>
      <w:r>
        <w:rPr>
          <w:lang w:val="en-GB"/>
        </w:rPr>
        <w:t xml:space="preserve">Suppose there are two countries: </w:t>
      </w:r>
      <w:r w:rsidR="00D95A79">
        <w:rPr>
          <w:lang w:val="en-GB"/>
        </w:rPr>
        <w:t>Armenia and Belarus. Both countries consume two goods: dairy products (D) and computers (C). Assume that there are 300 workers in Armenia and each of them can produce 2 units of dairy products or 1 computer. O</w:t>
      </w:r>
      <w:r w:rsidR="00B43951">
        <w:rPr>
          <w:lang w:val="en-GB"/>
        </w:rPr>
        <w:t xml:space="preserve">n </w:t>
      </w:r>
      <w:r w:rsidR="00D95A79">
        <w:rPr>
          <w:lang w:val="en-GB"/>
        </w:rPr>
        <w:t>the other hand, in Belarus, there are 500 workers and each of them can produce 2 units of dairy products or 3 computers.</w:t>
      </w:r>
    </w:p>
    <w:p w14:paraId="50371E10" w14:textId="40615011" w:rsidR="005831AF" w:rsidRPr="0042551C" w:rsidRDefault="00803E04" w:rsidP="00803E04">
      <w:pPr>
        <w:pStyle w:val="ListParagraph"/>
        <w:numPr>
          <w:ilvl w:val="0"/>
          <w:numId w:val="16"/>
        </w:numPr>
      </w:pPr>
      <w:r>
        <w:rPr>
          <w:rFonts w:asciiTheme="minorHAnsi" w:eastAsiaTheme="minorHAnsi" w:hAnsiTheme="minorHAnsi" w:cstheme="minorBidi"/>
          <w:sz w:val="22"/>
          <w:szCs w:val="22"/>
          <w:lang w:eastAsia="en-US"/>
        </w:rPr>
        <w:t xml:space="preserve">Please draw the production possibilities frontier for </w:t>
      </w:r>
      <w:r w:rsidR="004A1BCB">
        <w:rPr>
          <w:rFonts w:asciiTheme="minorHAnsi" w:eastAsiaTheme="minorHAnsi" w:hAnsiTheme="minorHAnsi" w:cstheme="minorBidi"/>
          <w:sz w:val="22"/>
          <w:szCs w:val="22"/>
          <w:lang w:eastAsia="en-US"/>
        </w:rPr>
        <w:t xml:space="preserve">each of these </w:t>
      </w:r>
      <w:r>
        <w:rPr>
          <w:rFonts w:asciiTheme="minorHAnsi" w:eastAsiaTheme="minorHAnsi" w:hAnsiTheme="minorHAnsi" w:cstheme="minorBidi"/>
          <w:sz w:val="22"/>
          <w:szCs w:val="22"/>
          <w:lang w:eastAsia="en-US"/>
        </w:rPr>
        <w:t>countries</w:t>
      </w:r>
      <w:r w:rsidR="004A1BCB">
        <w:rPr>
          <w:rFonts w:asciiTheme="minorHAnsi" w:eastAsiaTheme="minorHAnsi" w:hAnsiTheme="minorHAnsi" w:cstheme="minorBidi"/>
          <w:sz w:val="22"/>
          <w:szCs w:val="22"/>
          <w:lang w:eastAsia="en-US"/>
        </w:rPr>
        <w:t xml:space="preserve"> (computers on axe Y, dairy on axe X)</w:t>
      </w:r>
      <w:r>
        <w:rPr>
          <w:rFonts w:asciiTheme="minorHAnsi" w:eastAsiaTheme="minorHAnsi" w:hAnsiTheme="minorHAnsi" w:cstheme="minorBidi"/>
          <w:sz w:val="22"/>
          <w:szCs w:val="22"/>
          <w:lang w:eastAsia="en-US"/>
        </w:rPr>
        <w:t>.</w:t>
      </w:r>
      <w:r w:rsidR="00D74010">
        <w:rPr>
          <w:rFonts w:asciiTheme="minorHAnsi" w:eastAsiaTheme="minorHAnsi" w:hAnsiTheme="minorHAnsi" w:cstheme="minorBidi"/>
          <w:sz w:val="22"/>
          <w:szCs w:val="22"/>
          <w:lang w:eastAsia="en-US"/>
        </w:rPr>
        <w:t xml:space="preserve"> </w:t>
      </w:r>
      <w:r w:rsidR="00D74010" w:rsidRPr="00484CA2">
        <w:rPr>
          <w:rFonts w:asciiTheme="minorHAnsi" w:eastAsiaTheme="minorHAnsi" w:hAnsiTheme="minorHAnsi" w:cstheme="minorBidi"/>
          <w:b/>
          <w:bCs/>
          <w:sz w:val="22"/>
          <w:szCs w:val="22"/>
          <w:lang w:eastAsia="en-US"/>
        </w:rPr>
        <w:t>(4 points)</w:t>
      </w:r>
    </w:p>
    <w:p w14:paraId="03E95BEA" w14:textId="2BB94E66" w:rsidR="0042551C" w:rsidRDefault="00B43951" w:rsidP="00803E04">
      <w:pPr>
        <w:pStyle w:val="ListParagraph"/>
        <w:numPr>
          <w:ilvl w:val="0"/>
          <w:numId w:val="16"/>
        </w:numPr>
        <w:rPr>
          <w:rFonts w:asciiTheme="minorHAnsi" w:eastAsiaTheme="minorHAnsi" w:hAnsiTheme="minorHAnsi" w:cstheme="minorBidi"/>
          <w:sz w:val="22"/>
          <w:szCs w:val="22"/>
          <w:lang w:eastAsia="en-US"/>
        </w:rPr>
      </w:pPr>
      <w:r w:rsidRPr="00B43951">
        <w:rPr>
          <w:rFonts w:asciiTheme="minorHAnsi" w:eastAsiaTheme="minorHAnsi" w:hAnsiTheme="minorHAnsi" w:cstheme="minorBidi"/>
          <w:sz w:val="22"/>
          <w:szCs w:val="22"/>
          <w:lang w:eastAsia="en-US"/>
        </w:rPr>
        <w:t xml:space="preserve">Each </w:t>
      </w:r>
      <w:r>
        <w:rPr>
          <w:rFonts w:asciiTheme="minorHAnsi" w:eastAsiaTheme="minorHAnsi" w:hAnsiTheme="minorHAnsi" w:cstheme="minorBidi"/>
          <w:sz w:val="22"/>
          <w:szCs w:val="22"/>
          <w:lang w:eastAsia="en-US"/>
        </w:rPr>
        <w:t xml:space="preserve">country needs to consume 100 units of dairy products to auto-sustain themselves. Given that the two countries operate in closed economies (i.e., trade </w:t>
      </w:r>
      <w:r w:rsidR="004A1BCB">
        <w:rPr>
          <w:rFonts w:asciiTheme="minorHAnsi" w:eastAsiaTheme="minorHAnsi" w:hAnsiTheme="minorHAnsi" w:cstheme="minorBidi"/>
          <w:sz w:val="22"/>
          <w:szCs w:val="22"/>
          <w:lang w:eastAsia="en-US"/>
        </w:rPr>
        <w:t>is</w:t>
      </w:r>
      <w:r>
        <w:rPr>
          <w:rFonts w:asciiTheme="minorHAnsi" w:eastAsiaTheme="minorHAnsi" w:hAnsiTheme="minorHAnsi" w:cstheme="minorBidi"/>
          <w:sz w:val="22"/>
          <w:szCs w:val="22"/>
          <w:lang w:eastAsia="en-US"/>
        </w:rPr>
        <w:t xml:space="preserve"> not allowed), how many computers will be produced by each country?</w:t>
      </w:r>
      <w:r w:rsidR="00D74010">
        <w:rPr>
          <w:rFonts w:asciiTheme="minorHAnsi" w:eastAsiaTheme="minorHAnsi" w:hAnsiTheme="minorHAnsi" w:cstheme="minorBidi"/>
          <w:sz w:val="22"/>
          <w:szCs w:val="22"/>
          <w:lang w:eastAsia="en-US"/>
        </w:rPr>
        <w:t xml:space="preserve"> </w:t>
      </w:r>
      <w:r w:rsidR="00D74010" w:rsidRPr="002435A0">
        <w:rPr>
          <w:rFonts w:asciiTheme="minorHAnsi" w:eastAsiaTheme="minorHAnsi" w:hAnsiTheme="minorHAnsi" w:cstheme="minorBidi"/>
          <w:b/>
          <w:bCs/>
          <w:sz w:val="22"/>
          <w:szCs w:val="22"/>
          <w:lang w:eastAsia="en-US"/>
        </w:rPr>
        <w:t>(</w:t>
      </w:r>
      <w:r w:rsidR="00D74010">
        <w:rPr>
          <w:rFonts w:asciiTheme="minorHAnsi" w:eastAsiaTheme="minorHAnsi" w:hAnsiTheme="minorHAnsi" w:cstheme="minorBidi"/>
          <w:b/>
          <w:bCs/>
          <w:sz w:val="22"/>
          <w:szCs w:val="22"/>
          <w:lang w:eastAsia="en-US"/>
        </w:rPr>
        <w:t>4</w:t>
      </w:r>
      <w:r w:rsidR="00D74010" w:rsidRPr="002435A0">
        <w:rPr>
          <w:rFonts w:asciiTheme="minorHAnsi" w:eastAsiaTheme="minorHAnsi" w:hAnsiTheme="minorHAnsi" w:cstheme="minorBidi"/>
          <w:b/>
          <w:bCs/>
          <w:sz w:val="22"/>
          <w:szCs w:val="22"/>
          <w:lang w:eastAsia="en-US"/>
        </w:rPr>
        <w:t xml:space="preserve"> points)</w:t>
      </w:r>
    </w:p>
    <w:p w14:paraId="5BF35F17" w14:textId="71C231CA" w:rsidR="00DA7743" w:rsidRDefault="00DA7743" w:rsidP="00803E04">
      <w:pPr>
        <w:pStyle w:val="ListParagraph"/>
        <w:numPr>
          <w:ilvl w:val="0"/>
          <w:numId w:val="16"/>
        </w:numPr>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Suppose now that countries are allowed to trade (i.e., open economy), such that </w:t>
      </w:r>
      <w:r w:rsidR="00C33709">
        <w:rPr>
          <w:rFonts w:asciiTheme="minorHAnsi" w:eastAsiaTheme="minorHAnsi" w:hAnsiTheme="minorHAnsi" w:cstheme="minorBidi"/>
          <w:sz w:val="22"/>
          <w:szCs w:val="22"/>
          <w:lang w:eastAsia="en-US"/>
        </w:rPr>
        <w:t>2</w:t>
      </w:r>
      <w:r w:rsidR="00337F8E">
        <w:rPr>
          <w:rFonts w:asciiTheme="minorHAnsi" w:eastAsiaTheme="minorHAnsi" w:hAnsiTheme="minorHAnsi" w:cstheme="minorBidi"/>
          <w:sz w:val="22"/>
          <w:szCs w:val="22"/>
          <w:lang w:eastAsia="en-US"/>
        </w:rPr>
        <w:t xml:space="preserve"> </w:t>
      </w:r>
      <w:r w:rsidR="00C33709">
        <w:rPr>
          <w:rFonts w:asciiTheme="minorHAnsi" w:eastAsiaTheme="minorHAnsi" w:hAnsiTheme="minorHAnsi" w:cstheme="minorBidi"/>
          <w:sz w:val="22"/>
          <w:szCs w:val="22"/>
          <w:lang w:eastAsia="en-US"/>
        </w:rPr>
        <w:t>computers</w:t>
      </w:r>
      <w:r w:rsidR="00337F8E">
        <w:rPr>
          <w:rFonts w:asciiTheme="minorHAnsi" w:eastAsiaTheme="minorHAnsi" w:hAnsiTheme="minorHAnsi" w:cstheme="minorBidi"/>
          <w:sz w:val="22"/>
          <w:szCs w:val="22"/>
          <w:lang w:eastAsia="en-US"/>
        </w:rPr>
        <w:t xml:space="preserve"> </w:t>
      </w:r>
      <w:r w:rsidR="00C33709">
        <w:rPr>
          <w:rFonts w:asciiTheme="minorHAnsi" w:eastAsiaTheme="minorHAnsi" w:hAnsiTheme="minorHAnsi" w:cstheme="minorBidi"/>
          <w:sz w:val="22"/>
          <w:szCs w:val="22"/>
          <w:lang w:eastAsia="en-US"/>
        </w:rPr>
        <w:t>are</w:t>
      </w:r>
      <w:r w:rsidR="00337F8E">
        <w:rPr>
          <w:rFonts w:asciiTheme="minorHAnsi" w:eastAsiaTheme="minorHAnsi" w:hAnsiTheme="minorHAnsi" w:cstheme="minorBidi"/>
          <w:sz w:val="22"/>
          <w:szCs w:val="22"/>
          <w:lang w:eastAsia="en-US"/>
        </w:rPr>
        <w:t xml:space="preserve"> worth </w:t>
      </w:r>
      <w:r w:rsidR="00C33709">
        <w:rPr>
          <w:rFonts w:asciiTheme="minorHAnsi" w:eastAsiaTheme="minorHAnsi" w:hAnsiTheme="minorHAnsi" w:cstheme="minorBidi"/>
          <w:sz w:val="22"/>
          <w:szCs w:val="22"/>
          <w:lang w:eastAsia="en-US"/>
        </w:rPr>
        <w:t>1</w:t>
      </w:r>
      <w:r w:rsidR="00337F8E">
        <w:rPr>
          <w:rFonts w:asciiTheme="minorHAnsi" w:eastAsiaTheme="minorHAnsi" w:hAnsiTheme="minorHAnsi" w:cstheme="minorBidi"/>
          <w:sz w:val="22"/>
          <w:szCs w:val="22"/>
          <w:lang w:eastAsia="en-US"/>
        </w:rPr>
        <w:t xml:space="preserve"> unit of dairy products. Please draw the production possibilities frontier of both countries.</w:t>
      </w:r>
      <w:r w:rsidR="00D74010">
        <w:rPr>
          <w:rFonts w:asciiTheme="minorHAnsi" w:eastAsiaTheme="minorHAnsi" w:hAnsiTheme="minorHAnsi" w:cstheme="minorBidi"/>
          <w:sz w:val="22"/>
          <w:szCs w:val="22"/>
          <w:lang w:eastAsia="en-US"/>
        </w:rPr>
        <w:t xml:space="preserve"> </w:t>
      </w:r>
      <w:r w:rsidR="00D74010" w:rsidRPr="002435A0">
        <w:rPr>
          <w:rFonts w:asciiTheme="minorHAnsi" w:eastAsiaTheme="minorHAnsi" w:hAnsiTheme="minorHAnsi" w:cstheme="minorBidi"/>
          <w:b/>
          <w:bCs/>
          <w:sz w:val="22"/>
          <w:szCs w:val="22"/>
          <w:lang w:eastAsia="en-US"/>
        </w:rPr>
        <w:t>(4 points)</w:t>
      </w:r>
    </w:p>
    <w:p w14:paraId="49A95E6B" w14:textId="74255952" w:rsidR="009C3A69" w:rsidRDefault="009C3A69" w:rsidP="00803E04">
      <w:pPr>
        <w:pStyle w:val="ListParagraph"/>
        <w:numPr>
          <w:ilvl w:val="0"/>
          <w:numId w:val="16"/>
        </w:numPr>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If each country </w:t>
      </w:r>
      <w:r w:rsidR="00484CA2">
        <w:rPr>
          <w:rFonts w:asciiTheme="minorHAnsi" w:eastAsiaTheme="minorHAnsi" w:hAnsiTheme="minorHAnsi" w:cstheme="minorBidi"/>
          <w:sz w:val="22"/>
          <w:szCs w:val="22"/>
          <w:lang w:eastAsia="en-US"/>
        </w:rPr>
        <w:t>still</w:t>
      </w:r>
      <w:r>
        <w:rPr>
          <w:rFonts w:asciiTheme="minorHAnsi" w:eastAsiaTheme="minorHAnsi" w:hAnsiTheme="minorHAnsi" w:cstheme="minorBidi"/>
          <w:sz w:val="22"/>
          <w:szCs w:val="22"/>
          <w:lang w:eastAsia="en-US"/>
        </w:rPr>
        <w:t xml:space="preserve"> needs to consume 100 units of dairy products, how many computers will be </w:t>
      </w:r>
      <w:r w:rsidR="00086AEC">
        <w:rPr>
          <w:rFonts w:asciiTheme="minorHAnsi" w:eastAsiaTheme="minorHAnsi" w:hAnsiTheme="minorHAnsi" w:cstheme="minorBidi"/>
          <w:sz w:val="22"/>
          <w:szCs w:val="22"/>
          <w:lang w:eastAsia="en-US"/>
        </w:rPr>
        <w:t xml:space="preserve">consumed </w:t>
      </w:r>
      <w:r>
        <w:rPr>
          <w:rFonts w:asciiTheme="minorHAnsi" w:eastAsiaTheme="minorHAnsi" w:hAnsiTheme="minorHAnsi" w:cstheme="minorBidi"/>
          <w:sz w:val="22"/>
          <w:szCs w:val="22"/>
          <w:lang w:eastAsia="en-US"/>
        </w:rPr>
        <w:t>now by each country?</w:t>
      </w:r>
      <w:r w:rsidR="00D74010">
        <w:rPr>
          <w:rFonts w:asciiTheme="minorHAnsi" w:eastAsiaTheme="minorHAnsi" w:hAnsiTheme="minorHAnsi" w:cstheme="minorBidi"/>
          <w:sz w:val="22"/>
          <w:szCs w:val="22"/>
          <w:lang w:eastAsia="en-US"/>
        </w:rPr>
        <w:t xml:space="preserve"> </w:t>
      </w:r>
      <w:r w:rsidR="00D74010" w:rsidRPr="002435A0">
        <w:rPr>
          <w:rFonts w:asciiTheme="minorHAnsi" w:eastAsiaTheme="minorHAnsi" w:hAnsiTheme="minorHAnsi" w:cstheme="minorBidi"/>
          <w:b/>
          <w:bCs/>
          <w:sz w:val="22"/>
          <w:szCs w:val="22"/>
          <w:lang w:eastAsia="en-US"/>
        </w:rPr>
        <w:t>(</w:t>
      </w:r>
      <w:r w:rsidR="00D74010">
        <w:rPr>
          <w:rFonts w:asciiTheme="minorHAnsi" w:eastAsiaTheme="minorHAnsi" w:hAnsiTheme="minorHAnsi" w:cstheme="minorBidi"/>
          <w:b/>
          <w:bCs/>
          <w:sz w:val="22"/>
          <w:szCs w:val="22"/>
          <w:lang w:eastAsia="en-US"/>
        </w:rPr>
        <w:t>4</w:t>
      </w:r>
      <w:r w:rsidR="00D74010" w:rsidRPr="002435A0">
        <w:rPr>
          <w:rFonts w:asciiTheme="minorHAnsi" w:eastAsiaTheme="minorHAnsi" w:hAnsiTheme="minorHAnsi" w:cstheme="minorBidi"/>
          <w:b/>
          <w:bCs/>
          <w:sz w:val="22"/>
          <w:szCs w:val="22"/>
          <w:lang w:eastAsia="en-US"/>
        </w:rPr>
        <w:t xml:space="preserve"> points)</w:t>
      </w:r>
    </w:p>
    <w:p w14:paraId="17170587" w14:textId="7415170E" w:rsidR="00A740F0" w:rsidRPr="00B43951" w:rsidRDefault="00A740F0" w:rsidP="00803E04">
      <w:pPr>
        <w:pStyle w:val="ListParagraph"/>
        <w:numPr>
          <w:ilvl w:val="0"/>
          <w:numId w:val="16"/>
        </w:numPr>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Is trade beneficial to both countries? </w:t>
      </w:r>
      <w:r w:rsidR="00D74010">
        <w:rPr>
          <w:rFonts w:asciiTheme="minorHAnsi" w:eastAsiaTheme="minorHAnsi" w:hAnsiTheme="minorHAnsi" w:cstheme="minorBidi"/>
          <w:sz w:val="22"/>
          <w:szCs w:val="22"/>
          <w:lang w:eastAsia="en-US"/>
        </w:rPr>
        <w:t>E</w:t>
      </w:r>
      <w:r>
        <w:rPr>
          <w:rFonts w:asciiTheme="minorHAnsi" w:eastAsiaTheme="minorHAnsi" w:hAnsiTheme="minorHAnsi" w:cstheme="minorBidi"/>
          <w:sz w:val="22"/>
          <w:szCs w:val="22"/>
          <w:lang w:eastAsia="en-US"/>
        </w:rPr>
        <w:t>xplain</w:t>
      </w:r>
      <w:r w:rsidR="00D74010">
        <w:rPr>
          <w:rFonts w:asciiTheme="minorHAnsi" w:eastAsiaTheme="minorHAnsi" w:hAnsiTheme="minorHAnsi" w:cstheme="minorBidi"/>
          <w:sz w:val="22"/>
          <w:szCs w:val="22"/>
          <w:lang w:eastAsia="en-US"/>
        </w:rPr>
        <w:t xml:space="preserve"> your answer</w:t>
      </w:r>
      <w:r>
        <w:rPr>
          <w:rFonts w:asciiTheme="minorHAnsi" w:eastAsiaTheme="minorHAnsi" w:hAnsiTheme="minorHAnsi" w:cstheme="minorBidi"/>
          <w:sz w:val="22"/>
          <w:szCs w:val="22"/>
          <w:lang w:eastAsia="en-US"/>
        </w:rPr>
        <w:t>.</w:t>
      </w:r>
      <w:r w:rsidR="00D74010">
        <w:rPr>
          <w:rFonts w:asciiTheme="minorHAnsi" w:eastAsiaTheme="minorHAnsi" w:hAnsiTheme="minorHAnsi" w:cstheme="minorBidi"/>
          <w:sz w:val="22"/>
          <w:szCs w:val="22"/>
          <w:lang w:eastAsia="en-US"/>
        </w:rPr>
        <w:t xml:space="preserve"> </w:t>
      </w:r>
      <w:r w:rsidR="00D74010" w:rsidRPr="002435A0">
        <w:rPr>
          <w:rFonts w:asciiTheme="minorHAnsi" w:eastAsiaTheme="minorHAnsi" w:hAnsiTheme="minorHAnsi" w:cstheme="minorBidi"/>
          <w:b/>
          <w:bCs/>
          <w:sz w:val="22"/>
          <w:szCs w:val="22"/>
          <w:lang w:eastAsia="en-US"/>
        </w:rPr>
        <w:t>(</w:t>
      </w:r>
      <w:r w:rsidR="00D74010">
        <w:rPr>
          <w:rFonts w:asciiTheme="minorHAnsi" w:eastAsiaTheme="minorHAnsi" w:hAnsiTheme="minorHAnsi" w:cstheme="minorBidi"/>
          <w:b/>
          <w:bCs/>
          <w:sz w:val="22"/>
          <w:szCs w:val="22"/>
          <w:lang w:eastAsia="en-US"/>
        </w:rPr>
        <w:t>4</w:t>
      </w:r>
      <w:r w:rsidR="00D74010" w:rsidRPr="002435A0">
        <w:rPr>
          <w:rFonts w:asciiTheme="minorHAnsi" w:eastAsiaTheme="minorHAnsi" w:hAnsiTheme="minorHAnsi" w:cstheme="minorBidi"/>
          <w:b/>
          <w:bCs/>
          <w:sz w:val="22"/>
          <w:szCs w:val="22"/>
          <w:lang w:eastAsia="en-US"/>
        </w:rPr>
        <w:t xml:space="preserve"> points)</w:t>
      </w:r>
    </w:p>
    <w:p w14:paraId="1E360433" w14:textId="09CD77C1" w:rsidR="00803E04" w:rsidRDefault="00803E04" w:rsidP="00803E04"/>
    <w:p w14:paraId="37E6895B" w14:textId="77777777" w:rsidR="00C01BEC" w:rsidRDefault="00C01BEC">
      <w:pPr>
        <w:rPr>
          <w:rFonts w:asciiTheme="majorHAnsi" w:eastAsiaTheme="majorEastAsia" w:hAnsiTheme="majorHAnsi" w:cstheme="majorBidi"/>
          <w:color w:val="2F5496" w:themeColor="accent1" w:themeShade="BF"/>
          <w:sz w:val="32"/>
          <w:szCs w:val="32"/>
        </w:rPr>
      </w:pPr>
      <w:r>
        <w:br w:type="page"/>
      </w:r>
    </w:p>
    <w:p w14:paraId="2A77D8A5" w14:textId="6F01ECCE" w:rsidR="00803E04" w:rsidRDefault="00803E04" w:rsidP="00803E04">
      <w:pPr>
        <w:pStyle w:val="Heading1"/>
        <w:tabs>
          <w:tab w:val="left" w:pos="2326"/>
        </w:tabs>
      </w:pPr>
      <w:r>
        <w:lastRenderedPageBreak/>
        <w:t xml:space="preserve">Answers </w:t>
      </w:r>
      <w:r>
        <w:tab/>
      </w:r>
    </w:p>
    <w:p w14:paraId="09ECB1F2" w14:textId="587340A4" w:rsidR="00803E04" w:rsidRDefault="00803E04" w:rsidP="00803E04"/>
    <w:tbl>
      <w:tblPr>
        <w:tblStyle w:val="TableGrid"/>
        <w:tblW w:w="9776" w:type="dxa"/>
        <w:tblLook w:val="04A0" w:firstRow="1" w:lastRow="0" w:firstColumn="1" w:lastColumn="0" w:noHBand="0" w:noVBand="1"/>
      </w:tblPr>
      <w:tblGrid>
        <w:gridCol w:w="1426"/>
        <w:gridCol w:w="1442"/>
        <w:gridCol w:w="1539"/>
        <w:gridCol w:w="1199"/>
        <w:gridCol w:w="1282"/>
        <w:gridCol w:w="1560"/>
        <w:gridCol w:w="1328"/>
      </w:tblGrid>
      <w:tr w:rsidR="00CE6144" w14:paraId="2122A630" w14:textId="098D70CC" w:rsidTr="007E7D4C">
        <w:tc>
          <w:tcPr>
            <w:tcW w:w="1452" w:type="dxa"/>
          </w:tcPr>
          <w:p w14:paraId="3662222C" w14:textId="77777777" w:rsidR="00CE6144" w:rsidRDefault="00CE6144" w:rsidP="00803E04"/>
        </w:tc>
        <w:tc>
          <w:tcPr>
            <w:tcW w:w="1468" w:type="dxa"/>
          </w:tcPr>
          <w:p w14:paraId="6DC5B963" w14:textId="09127A23" w:rsidR="00CE6144" w:rsidRDefault="00CE6144" w:rsidP="00FF7FEA">
            <w:pPr>
              <w:jc w:val="center"/>
            </w:pPr>
            <w:r>
              <w:t>Dairy Products (D)</w:t>
            </w:r>
          </w:p>
        </w:tc>
        <w:tc>
          <w:tcPr>
            <w:tcW w:w="1559" w:type="dxa"/>
          </w:tcPr>
          <w:p w14:paraId="55660F23" w14:textId="23697E27" w:rsidR="00CE6144" w:rsidRDefault="00CE6144" w:rsidP="00FF7FEA">
            <w:pPr>
              <w:jc w:val="center"/>
            </w:pPr>
            <w:r>
              <w:t>Computers (C)</w:t>
            </w:r>
          </w:p>
        </w:tc>
        <w:tc>
          <w:tcPr>
            <w:tcW w:w="1239" w:type="dxa"/>
          </w:tcPr>
          <w:p w14:paraId="475F9B70" w14:textId="390BDD31" w:rsidR="00CE6144" w:rsidRDefault="00CE6144" w:rsidP="00FF7FEA">
            <w:pPr>
              <w:jc w:val="center"/>
            </w:pPr>
            <w:r>
              <w:t>MC D</w:t>
            </w:r>
          </w:p>
        </w:tc>
        <w:tc>
          <w:tcPr>
            <w:tcW w:w="1317" w:type="dxa"/>
          </w:tcPr>
          <w:p w14:paraId="39DAFCD7" w14:textId="3655503C" w:rsidR="00CE6144" w:rsidRDefault="00CE6144" w:rsidP="00FF7FEA">
            <w:pPr>
              <w:jc w:val="center"/>
            </w:pPr>
            <w:commentRangeStart w:id="0"/>
            <w:r>
              <w:t>MC C</w:t>
            </w:r>
            <w:commentRangeEnd w:id="0"/>
            <w:r>
              <w:rPr>
                <w:rStyle w:val="CommentReference"/>
                <w:lang w:val="en-US"/>
              </w:rPr>
              <w:commentReference w:id="0"/>
            </w:r>
          </w:p>
        </w:tc>
        <w:tc>
          <w:tcPr>
            <w:tcW w:w="1607" w:type="dxa"/>
          </w:tcPr>
          <w:p w14:paraId="5E659FCC" w14:textId="72CA62BA" w:rsidR="00CE6144" w:rsidRDefault="00CE6144" w:rsidP="00FF7FEA">
            <w:pPr>
              <w:jc w:val="center"/>
            </w:pPr>
            <w:r>
              <w:t>Max D</w:t>
            </w:r>
          </w:p>
        </w:tc>
        <w:tc>
          <w:tcPr>
            <w:tcW w:w="1134" w:type="dxa"/>
          </w:tcPr>
          <w:p w14:paraId="122D08B2" w14:textId="392B1965" w:rsidR="00CE6144" w:rsidRDefault="00CE6144" w:rsidP="00FF7FEA">
            <w:pPr>
              <w:jc w:val="center"/>
            </w:pPr>
            <w:r>
              <w:t>Max C</w:t>
            </w:r>
          </w:p>
        </w:tc>
      </w:tr>
      <w:tr w:rsidR="00CE6144" w14:paraId="523085BD" w14:textId="0C911B3D" w:rsidTr="007E7D4C">
        <w:tc>
          <w:tcPr>
            <w:tcW w:w="1452" w:type="dxa"/>
          </w:tcPr>
          <w:p w14:paraId="494E505C" w14:textId="371C9CBF" w:rsidR="00CE6144" w:rsidRDefault="00CE6144" w:rsidP="00803E04">
            <w:r>
              <w:t>Armenia</w:t>
            </w:r>
          </w:p>
        </w:tc>
        <w:tc>
          <w:tcPr>
            <w:tcW w:w="1468" w:type="dxa"/>
          </w:tcPr>
          <w:p w14:paraId="5C6DB9DA" w14:textId="461F543D" w:rsidR="00CE6144" w:rsidRDefault="00CE6144" w:rsidP="00FF7FEA">
            <w:pPr>
              <w:jc w:val="center"/>
            </w:pPr>
            <w:r>
              <w:t>2</w:t>
            </w:r>
          </w:p>
        </w:tc>
        <w:tc>
          <w:tcPr>
            <w:tcW w:w="1559" w:type="dxa"/>
          </w:tcPr>
          <w:p w14:paraId="787FD7A1" w14:textId="3AEF8A9E" w:rsidR="00CE6144" w:rsidRDefault="00CE6144" w:rsidP="00FF7FEA">
            <w:pPr>
              <w:jc w:val="center"/>
            </w:pPr>
            <w:r>
              <w:t>1</w:t>
            </w:r>
          </w:p>
        </w:tc>
        <w:tc>
          <w:tcPr>
            <w:tcW w:w="1239" w:type="dxa"/>
          </w:tcPr>
          <w:p w14:paraId="5B8029DB" w14:textId="393691C3" w:rsidR="00CE6144" w:rsidRDefault="00CE6144" w:rsidP="00FF7FEA">
            <w:pPr>
              <w:jc w:val="center"/>
            </w:pPr>
            <w:r>
              <w:t>½ = 0.5</w:t>
            </w:r>
          </w:p>
        </w:tc>
        <w:tc>
          <w:tcPr>
            <w:tcW w:w="1317" w:type="dxa"/>
          </w:tcPr>
          <w:p w14:paraId="5ED2A5D3" w14:textId="2DF0A4F7" w:rsidR="00CE6144" w:rsidRDefault="00CE6144" w:rsidP="00FF7FEA">
            <w:pPr>
              <w:jc w:val="center"/>
            </w:pPr>
            <w:r>
              <w:t>2/1 = 2</w:t>
            </w:r>
          </w:p>
        </w:tc>
        <w:tc>
          <w:tcPr>
            <w:tcW w:w="1607" w:type="dxa"/>
          </w:tcPr>
          <w:p w14:paraId="369C30AC" w14:textId="0072D0EC" w:rsidR="00CE6144" w:rsidRPr="000267CA" w:rsidRDefault="000267CA" w:rsidP="00FF7FEA">
            <w:pPr>
              <w:jc w:val="center"/>
            </w:pPr>
            <w:r>
              <w:t>300</w:t>
            </w:r>
            <w:r w:rsidR="007E7D4C">
              <w:t>* 2 = 600</w:t>
            </w:r>
          </w:p>
        </w:tc>
        <w:tc>
          <w:tcPr>
            <w:tcW w:w="1134" w:type="dxa"/>
          </w:tcPr>
          <w:p w14:paraId="35CEAF41" w14:textId="40E79F48" w:rsidR="00CE6144" w:rsidRDefault="007E7D4C" w:rsidP="00FF7FEA">
            <w:pPr>
              <w:jc w:val="center"/>
            </w:pPr>
            <w:r>
              <w:t>300*1= 300</w:t>
            </w:r>
          </w:p>
        </w:tc>
      </w:tr>
      <w:tr w:rsidR="00CE6144" w14:paraId="0048AFC9" w14:textId="4D06DC1A" w:rsidTr="007E7D4C">
        <w:tc>
          <w:tcPr>
            <w:tcW w:w="1452" w:type="dxa"/>
          </w:tcPr>
          <w:p w14:paraId="2A8787B1" w14:textId="16B202BA" w:rsidR="00CE6144" w:rsidRDefault="00CE6144" w:rsidP="00803E04">
            <w:r>
              <w:t>Belarus</w:t>
            </w:r>
          </w:p>
        </w:tc>
        <w:tc>
          <w:tcPr>
            <w:tcW w:w="1468" w:type="dxa"/>
          </w:tcPr>
          <w:p w14:paraId="2C6D5796" w14:textId="03F56369" w:rsidR="00CE6144" w:rsidRDefault="00CE6144" w:rsidP="00FF7FEA">
            <w:pPr>
              <w:jc w:val="center"/>
            </w:pPr>
            <w:r>
              <w:t>2</w:t>
            </w:r>
          </w:p>
        </w:tc>
        <w:tc>
          <w:tcPr>
            <w:tcW w:w="1559" w:type="dxa"/>
          </w:tcPr>
          <w:p w14:paraId="79C5D780" w14:textId="77F37827" w:rsidR="00CE6144" w:rsidRDefault="00CE6144" w:rsidP="00FF7FEA">
            <w:pPr>
              <w:jc w:val="center"/>
            </w:pPr>
            <w:r>
              <w:t>3</w:t>
            </w:r>
          </w:p>
        </w:tc>
        <w:tc>
          <w:tcPr>
            <w:tcW w:w="1239" w:type="dxa"/>
          </w:tcPr>
          <w:p w14:paraId="35E94AAD" w14:textId="412A2973" w:rsidR="00CE6144" w:rsidRDefault="00CE6144" w:rsidP="00FF7FEA">
            <w:pPr>
              <w:jc w:val="center"/>
            </w:pPr>
            <w:r>
              <w:t>3/2 = 1.5</w:t>
            </w:r>
          </w:p>
        </w:tc>
        <w:tc>
          <w:tcPr>
            <w:tcW w:w="1317" w:type="dxa"/>
          </w:tcPr>
          <w:p w14:paraId="51E2AE61" w14:textId="2921637E" w:rsidR="00CE6144" w:rsidRPr="00D74010" w:rsidRDefault="00CE6144" w:rsidP="00FF7FEA">
            <w:pPr>
              <w:jc w:val="center"/>
            </w:pPr>
            <w:r>
              <w:t>2/3 = 0.67</w:t>
            </w:r>
          </w:p>
        </w:tc>
        <w:tc>
          <w:tcPr>
            <w:tcW w:w="1607" w:type="dxa"/>
          </w:tcPr>
          <w:p w14:paraId="4D3D431E" w14:textId="3CC9C31D" w:rsidR="00CE6144" w:rsidRDefault="007E7D4C" w:rsidP="00FF7FEA">
            <w:pPr>
              <w:jc w:val="center"/>
            </w:pPr>
            <w:r>
              <w:t>500*2 = 1000</w:t>
            </w:r>
          </w:p>
        </w:tc>
        <w:tc>
          <w:tcPr>
            <w:tcW w:w="1134" w:type="dxa"/>
          </w:tcPr>
          <w:p w14:paraId="1B36AE36" w14:textId="6B2118D4" w:rsidR="00CE6144" w:rsidRDefault="007E7D4C" w:rsidP="00FF7FEA">
            <w:pPr>
              <w:jc w:val="center"/>
            </w:pPr>
            <w:r>
              <w:t>500*3=1500</w:t>
            </w:r>
          </w:p>
        </w:tc>
      </w:tr>
    </w:tbl>
    <w:p w14:paraId="79A5D0EA" w14:textId="660325B1" w:rsidR="0042551C" w:rsidRDefault="0042551C" w:rsidP="00803E04"/>
    <w:p w14:paraId="21C9F5EF" w14:textId="363A9B44" w:rsidR="00B43951" w:rsidRDefault="00B43951" w:rsidP="00B43951">
      <w:pPr>
        <w:pStyle w:val="ListParagraph"/>
        <w:numPr>
          <w:ilvl w:val="0"/>
          <w:numId w:val="18"/>
        </w:numPr>
      </w:pPr>
    </w:p>
    <w:p w14:paraId="48651BD7" w14:textId="099FF39B" w:rsidR="00B43951" w:rsidRPr="00803E04" w:rsidRDefault="0042551C" w:rsidP="00B43951">
      <w:r>
        <w:rPr>
          <w:noProof/>
        </w:rPr>
        <mc:AlternateContent>
          <mc:Choice Requires="wps">
            <w:drawing>
              <wp:anchor distT="0" distB="0" distL="114300" distR="114300" simplePos="0" relativeHeight="251737088" behindDoc="0" locked="0" layoutInCell="1" allowOverlap="1" wp14:anchorId="2AEAA4A6" wp14:editId="1D44AD32">
                <wp:simplePos x="0" y="0"/>
                <wp:positionH relativeFrom="column">
                  <wp:posOffset>2855603</wp:posOffset>
                </wp:positionH>
                <wp:positionV relativeFrom="paragraph">
                  <wp:posOffset>281872</wp:posOffset>
                </wp:positionV>
                <wp:extent cx="687698" cy="277495"/>
                <wp:effectExtent l="0" t="0" r="17780" b="27305"/>
                <wp:wrapNone/>
                <wp:docPr id="63" name="Text Box 63"/>
                <wp:cNvGraphicFramePr/>
                <a:graphic xmlns:a="http://schemas.openxmlformats.org/drawingml/2006/main">
                  <a:graphicData uri="http://schemas.microsoft.com/office/word/2010/wordprocessingShape">
                    <wps:wsp>
                      <wps:cNvSpPr txBox="1"/>
                      <wps:spPr>
                        <a:xfrm>
                          <a:off x="0" y="0"/>
                          <a:ext cx="687698" cy="27749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1940738" w14:textId="47061460" w:rsidR="00DA7743" w:rsidRPr="0042551C" w:rsidRDefault="00DA7743" w:rsidP="0042551C">
                            <w:pPr>
                              <w:jc w:val="center"/>
                              <w:rPr>
                                <w:sz w:val="18"/>
                                <w:szCs w:val="18"/>
                                <w:lang w:val="it-IT"/>
                              </w:rPr>
                            </w:pPr>
                            <w:r w:rsidRPr="0042551C">
                              <w:rPr>
                                <w:sz w:val="18"/>
                                <w:szCs w:val="18"/>
                                <w:lang w:val="it-IT"/>
                              </w:rPr>
                              <w:t>Belarus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EAA4A6" id="_x0000_t202" coordsize="21600,21600" o:spt="202" path="m,l,21600r21600,l21600,xe">
                <v:stroke joinstyle="miter"/>
                <v:path gradientshapeok="t" o:connecttype="rect"/>
              </v:shapetype>
              <v:shape id="Text Box 63" o:spid="_x0000_s1026" type="#_x0000_t202" style="position:absolute;margin-left:224.85pt;margin-top:22.2pt;width:54.15pt;height:21.8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" fillcolor="white [3201]" strokecolor="#4472c4 [3204]" strokeweight="1pt">
                <v:textbox>
                  <w:txbxContent>
                    <w:p w14:paraId="51940738" w14:textId="47061460" w:rsidR="00DA7743" w:rsidRPr="0042551C" w:rsidRDefault="00DA7743" w:rsidP="0042551C">
                      <w:pPr>
                        <w:jc w:val="center"/>
                        <w:rPr>
                          <w:sz w:val="18"/>
                          <w:szCs w:val="18"/>
                          <w:lang w:val="it-IT"/>
                        </w:rPr>
                      </w:pPr>
                      <w:r w:rsidRPr="0042551C">
                        <w:rPr>
                          <w:sz w:val="18"/>
                          <w:szCs w:val="18"/>
                          <w:lang w:val="it-IT"/>
                        </w:rPr>
                        <w:t>Belarus</w:t>
                      </w:r>
                    </w:p>
                  </w:txbxContent>
                </v:textbox>
              </v:shape>
            </w:pict>
          </mc:Fallback>
        </mc:AlternateContent>
      </w:r>
      <w:r>
        <w:rPr>
          <w:noProof/>
        </w:rPr>
        <mc:AlternateContent>
          <mc:Choice Requires="wps">
            <w:drawing>
              <wp:anchor distT="0" distB="0" distL="114300" distR="114300" simplePos="0" relativeHeight="251735040" behindDoc="0" locked="0" layoutInCell="1" allowOverlap="1" wp14:anchorId="14054CFF" wp14:editId="2D5C314E">
                <wp:simplePos x="0" y="0"/>
                <wp:positionH relativeFrom="column">
                  <wp:posOffset>342225</wp:posOffset>
                </wp:positionH>
                <wp:positionV relativeFrom="paragraph">
                  <wp:posOffset>281872</wp:posOffset>
                </wp:positionV>
                <wp:extent cx="686476" cy="277563"/>
                <wp:effectExtent l="0" t="0" r="18415" b="27305"/>
                <wp:wrapNone/>
                <wp:docPr id="62" name="Text Box 62"/>
                <wp:cNvGraphicFramePr/>
                <a:graphic xmlns:a="http://schemas.openxmlformats.org/drawingml/2006/main">
                  <a:graphicData uri="http://schemas.microsoft.com/office/word/2010/wordprocessingShape">
                    <wps:wsp>
                      <wps:cNvSpPr txBox="1"/>
                      <wps:spPr>
                        <a:xfrm>
                          <a:off x="0" y="0"/>
                          <a:ext cx="686476" cy="277563"/>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B78E605" w14:textId="709CB25C" w:rsidR="00DA7743" w:rsidRPr="0042551C" w:rsidRDefault="00DA7743" w:rsidP="0042551C">
                            <w:pPr>
                              <w:jc w:val="center"/>
                              <w:rPr>
                                <w:sz w:val="18"/>
                                <w:szCs w:val="18"/>
                                <w:lang w:val="it-IT"/>
                              </w:rPr>
                            </w:pPr>
                            <w:r w:rsidRPr="0042551C">
                              <w:rPr>
                                <w:sz w:val="18"/>
                                <w:szCs w:val="18"/>
                                <w:lang w:val="it-IT"/>
                              </w:rPr>
                              <w:t>Armenia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054CFF" id="Text Box 62" o:spid="_x0000_s1027" type="#_x0000_t202" style="position:absolute;margin-left:26.95pt;margin-top:22.2pt;width:54.05pt;height:21.8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" fillcolor="white [3201]" strokecolor="#4472c4 [3204]" strokeweight="1pt">
                <v:textbox>
                  <w:txbxContent>
                    <w:p w14:paraId="4B78E605" w14:textId="709CB25C" w:rsidR="00DA7743" w:rsidRPr="0042551C" w:rsidRDefault="00DA7743" w:rsidP="0042551C">
                      <w:pPr>
                        <w:jc w:val="center"/>
                        <w:rPr>
                          <w:sz w:val="18"/>
                          <w:szCs w:val="18"/>
                          <w:lang w:val="it-IT"/>
                        </w:rPr>
                      </w:pPr>
                      <w:r w:rsidRPr="0042551C">
                        <w:rPr>
                          <w:sz w:val="18"/>
                          <w:szCs w:val="18"/>
                          <w:lang w:val="it-IT"/>
                        </w:rPr>
                        <w:t>Armenia</w:t>
                      </w:r>
                    </w:p>
                  </w:txbxContent>
                </v:textbox>
              </v:shape>
            </w:pict>
          </mc:Fallback>
        </mc:AlternateContent>
      </w:r>
      <w:r w:rsidR="00FF7FEA">
        <w:rPr>
          <w:noProof/>
        </w:rPr>
        <mc:AlternateContent>
          <mc:Choice Requires="wps">
            <w:drawing>
              <wp:anchor distT="0" distB="0" distL="114300" distR="114300" simplePos="0" relativeHeight="251723776" behindDoc="0" locked="0" layoutInCell="1" allowOverlap="1" wp14:anchorId="4134BA5F" wp14:editId="3E1523DA">
                <wp:simplePos x="0" y="0"/>
                <wp:positionH relativeFrom="column">
                  <wp:posOffset>2512933</wp:posOffset>
                </wp:positionH>
                <wp:positionV relativeFrom="paragraph">
                  <wp:posOffset>217055</wp:posOffset>
                </wp:positionV>
                <wp:extent cx="0" cy="1600200"/>
                <wp:effectExtent l="95250" t="38100" r="57150" b="19050"/>
                <wp:wrapNone/>
                <wp:docPr id="37" name="Straight Connector 37"/>
                <wp:cNvGraphicFramePr/>
                <a:graphic xmlns:a="http://schemas.openxmlformats.org/drawingml/2006/main">
                  <a:graphicData uri="http://schemas.microsoft.com/office/word/2010/wordprocessingShape">
                    <wps:wsp>
                      <wps:cNvCnPr/>
                      <wps:spPr>
                        <a:xfrm>
                          <a:off x="0" y="0"/>
                          <a:ext cx="0" cy="1600200"/>
                        </a:xfrm>
                        <a:prstGeom prst="line">
                          <a:avLst/>
                        </a:prstGeom>
                        <a:ln>
                          <a:headEnd type="arrow" w="med" len="med"/>
                          <a:tailEnd type="none" w="med" len="med"/>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7B7A82C5" id="Straight Connector 37" o:spid="_x0000_s1026" style="position:absolute;z-index:251723776;visibility:visible;mso-wrap-style:square;mso-wrap-distance-left:9pt;mso-wrap-distance-top:0;mso-wrap-distance-right:9pt;mso-wrap-distance-bottom:0;mso-position-horizontal:absolute;mso-position-horizontal-relative:text;mso-position-vertical:absolute;mso-position-vertical-relative:text" from="197.85pt,17.1pt" to="197.85pt,14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" strokecolor="#ed7d31 [3205]" strokeweight=".5pt">
                <v:stroke startarrow="open" joinstyle="miter"/>
              </v:line>
            </w:pict>
          </mc:Fallback>
        </mc:AlternateContent>
      </w:r>
      <w:r w:rsidR="00FF7FEA">
        <w:rPr>
          <w:noProof/>
        </w:rPr>
        <mc:AlternateContent>
          <mc:Choice Requires="wps">
            <w:drawing>
              <wp:anchor distT="0" distB="0" distL="114300" distR="114300" simplePos="0" relativeHeight="251719680" behindDoc="0" locked="0" layoutInCell="1" allowOverlap="1" wp14:anchorId="5E3A08E5" wp14:editId="60AA3D41">
                <wp:simplePos x="0" y="0"/>
                <wp:positionH relativeFrom="column">
                  <wp:posOffset>0</wp:posOffset>
                </wp:positionH>
                <wp:positionV relativeFrom="paragraph">
                  <wp:posOffset>216535</wp:posOffset>
                </wp:positionV>
                <wp:extent cx="0" cy="1600200"/>
                <wp:effectExtent l="95250" t="38100" r="57150" b="19050"/>
                <wp:wrapNone/>
                <wp:docPr id="32" name="Straight Connector 32"/>
                <wp:cNvGraphicFramePr/>
                <a:graphic xmlns:a="http://schemas.openxmlformats.org/drawingml/2006/main">
                  <a:graphicData uri="http://schemas.microsoft.com/office/word/2010/wordprocessingShape">
                    <wps:wsp>
                      <wps:cNvCnPr/>
                      <wps:spPr>
                        <a:xfrm>
                          <a:off x="0" y="0"/>
                          <a:ext cx="0" cy="1600200"/>
                        </a:xfrm>
                        <a:prstGeom prst="line">
                          <a:avLst/>
                        </a:prstGeom>
                        <a:ln>
                          <a:headEnd type="arrow" w="med" len="med"/>
                          <a:tailEnd type="none" w="med" len="med"/>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537B9739" id="Straight Connector 32"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0,17.05pt" to="0,14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" strokecolor="#ed7d31 [3205]" strokeweight=".5pt">
                <v:stroke startarrow="open" joinstyle="miter"/>
              </v:line>
            </w:pict>
          </mc:Fallback>
        </mc:AlternateContent>
      </w:r>
    </w:p>
    <w:p w14:paraId="09A5DBE4" w14:textId="5F4E1714" w:rsidR="00803E04" w:rsidRPr="00803E04" w:rsidRDefault="0042551C" w:rsidP="00803E04">
      <w:r>
        <w:rPr>
          <w:noProof/>
          <w:lang w:val="en-GB"/>
        </w:rPr>
        <mc:AlternateContent>
          <mc:Choice Requires="wps">
            <w:drawing>
              <wp:anchor distT="0" distB="0" distL="114300" distR="114300" simplePos="0" relativeHeight="251751424" behindDoc="0" locked="0" layoutInCell="1" allowOverlap="1" wp14:anchorId="2364B117" wp14:editId="234F3F61">
                <wp:simplePos x="0" y="0"/>
                <wp:positionH relativeFrom="column">
                  <wp:posOffset>1923019</wp:posOffset>
                </wp:positionH>
                <wp:positionV relativeFrom="paragraph">
                  <wp:posOffset>157687</wp:posOffset>
                </wp:positionV>
                <wp:extent cx="478155" cy="227330"/>
                <wp:effectExtent l="0" t="0" r="17145" b="20320"/>
                <wp:wrapNone/>
                <wp:docPr id="71" name="Text Box 71"/>
                <wp:cNvGraphicFramePr/>
                <a:graphic xmlns:a="http://schemas.openxmlformats.org/drawingml/2006/main">
                  <a:graphicData uri="http://schemas.microsoft.com/office/word/2010/wordprocessingShape">
                    <wps:wsp>
                      <wps:cNvSpPr txBox="1"/>
                      <wps:spPr>
                        <a:xfrm>
                          <a:off x="0" y="0"/>
                          <a:ext cx="478155" cy="22733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07DBF44" w14:textId="5CC09E34" w:rsidR="00DA7743" w:rsidRPr="0042551C" w:rsidRDefault="000F4BE0" w:rsidP="0042551C">
                            <w:pPr>
                              <w:jc w:val="center"/>
                              <w:rPr>
                                <w:sz w:val="18"/>
                                <w:szCs w:val="18"/>
                                <w:lang w:val="it-IT"/>
                              </w:rPr>
                            </w:pPr>
                            <w:r>
                              <w:rPr>
                                <w:sz w:val="18"/>
                                <w:szCs w:val="18"/>
                                <w:lang w:val="it-IT"/>
                              </w:rPr>
                              <w:t>1500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64B117" id="Text Box 71" o:spid="_x0000_s1028" type="#_x0000_t202" style="position:absolute;margin-left:151.4pt;margin-top:12.4pt;width:37.65pt;height:17.9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" fillcolor="white [3201]" strokecolor="#4472c4 [3204]" strokeweight="1pt">
                <v:textbox>
                  <w:txbxContent>
                    <w:p w14:paraId="107DBF44" w14:textId="5CC09E34" w:rsidR="00DA7743" w:rsidRPr="0042551C" w:rsidRDefault="000F4BE0" w:rsidP="0042551C">
                      <w:pPr>
                        <w:jc w:val="center"/>
                        <w:rPr>
                          <w:sz w:val="18"/>
                          <w:szCs w:val="18"/>
                          <w:lang w:val="it-IT"/>
                        </w:rPr>
                      </w:pPr>
                      <w:r>
                        <w:rPr>
                          <w:sz w:val="18"/>
                          <w:szCs w:val="18"/>
                          <w:lang w:val="it-IT"/>
                        </w:rPr>
                        <w:t>1500</w:t>
                      </w:r>
                    </w:p>
                  </w:txbxContent>
                </v:textbox>
              </v:shape>
            </w:pict>
          </mc:Fallback>
        </mc:AlternateContent>
      </w:r>
      <w:r>
        <w:rPr>
          <w:noProof/>
          <w:lang w:val="en-GB"/>
        </w:rPr>
        <mc:AlternateContent>
          <mc:Choice Requires="wps">
            <w:drawing>
              <wp:anchor distT="0" distB="0" distL="114300" distR="114300" simplePos="0" relativeHeight="251749376" behindDoc="0" locked="0" layoutInCell="1" allowOverlap="1" wp14:anchorId="6183C903" wp14:editId="0149E286">
                <wp:simplePos x="0" y="0"/>
                <wp:positionH relativeFrom="column">
                  <wp:posOffset>2510766</wp:posOffset>
                </wp:positionH>
                <wp:positionV relativeFrom="paragraph">
                  <wp:posOffset>273685</wp:posOffset>
                </wp:positionV>
                <wp:extent cx="689634" cy="1257300"/>
                <wp:effectExtent l="0" t="0" r="34290" b="19050"/>
                <wp:wrapNone/>
                <wp:docPr id="70" name="Straight Connector 70"/>
                <wp:cNvGraphicFramePr/>
                <a:graphic xmlns:a="http://schemas.openxmlformats.org/drawingml/2006/main">
                  <a:graphicData uri="http://schemas.microsoft.com/office/word/2010/wordprocessingShape">
                    <wps:wsp>
                      <wps:cNvCnPr/>
                      <wps:spPr>
                        <a:xfrm>
                          <a:off x="0" y="0"/>
                          <a:ext cx="689634" cy="12573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85494A" id="Straight Connector 70" o:spid="_x0000_s1026" style="position:absolute;z-index:251749376;visibility:visible;mso-wrap-style:square;mso-wrap-distance-left:9pt;mso-wrap-distance-top:0;mso-wrap-distance-right:9pt;mso-wrap-distance-bottom:0;mso-position-horizontal:absolute;mso-position-horizontal-relative:text;mso-position-vertical:absolute;mso-position-vertical-relative:text" from="197.7pt,21.55pt" to="252pt,1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" strokecolor="#4472c4 [3204]" strokeweight=".5pt">
                <v:stroke joinstyle="miter"/>
              </v:line>
            </w:pict>
          </mc:Fallback>
        </mc:AlternateContent>
      </w:r>
      <w:r>
        <w:rPr>
          <w:noProof/>
          <w:lang w:val="en-GB"/>
        </w:rPr>
        <mc:AlternateContent>
          <mc:Choice Requires="wps">
            <w:drawing>
              <wp:anchor distT="0" distB="0" distL="114300" distR="114300" simplePos="0" relativeHeight="251744256" behindDoc="0" locked="0" layoutInCell="1" allowOverlap="1" wp14:anchorId="443BF6F5" wp14:editId="3B278399">
                <wp:simplePos x="0" y="0"/>
                <wp:positionH relativeFrom="column">
                  <wp:posOffset>-571656</wp:posOffset>
                </wp:positionH>
                <wp:positionV relativeFrom="paragraph">
                  <wp:posOffset>273094</wp:posOffset>
                </wp:positionV>
                <wp:extent cx="478746" cy="227442"/>
                <wp:effectExtent l="0" t="0" r="17145" b="20320"/>
                <wp:wrapNone/>
                <wp:docPr id="67" name="Text Box 67"/>
                <wp:cNvGraphicFramePr/>
                <a:graphic xmlns:a="http://schemas.openxmlformats.org/drawingml/2006/main">
                  <a:graphicData uri="http://schemas.microsoft.com/office/word/2010/wordprocessingShape">
                    <wps:wsp>
                      <wps:cNvSpPr txBox="1"/>
                      <wps:spPr>
                        <a:xfrm>
                          <a:off x="0" y="0"/>
                          <a:ext cx="478746" cy="227442"/>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50E5A4A" w14:textId="395889B4" w:rsidR="00DA7743" w:rsidRPr="0042551C" w:rsidRDefault="00DA7743" w:rsidP="0042551C">
                            <w:pPr>
                              <w:jc w:val="center"/>
                              <w:rPr>
                                <w:sz w:val="18"/>
                                <w:szCs w:val="18"/>
                                <w:lang w:val="it-IT"/>
                              </w:rPr>
                            </w:pPr>
                            <w:r>
                              <w:rPr>
                                <w:sz w:val="18"/>
                                <w:szCs w:val="18"/>
                                <w:lang w:val="it-IT"/>
                              </w:rPr>
                              <w:t>300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3BF6F5" id="Text Box 67" o:spid="_x0000_s1029" type="#_x0000_t202" style="position:absolute;margin-left:-45pt;margin-top:21.5pt;width:37.7pt;height:17.9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" fillcolor="white [3201]" strokecolor="#4472c4 [3204]" strokeweight="1pt">
                <v:textbox>
                  <w:txbxContent>
                    <w:p w14:paraId="150E5A4A" w14:textId="395889B4" w:rsidR="00DA7743" w:rsidRPr="0042551C" w:rsidRDefault="00DA7743" w:rsidP="0042551C">
                      <w:pPr>
                        <w:jc w:val="center"/>
                        <w:rPr>
                          <w:sz w:val="18"/>
                          <w:szCs w:val="18"/>
                          <w:lang w:val="it-IT"/>
                        </w:rPr>
                      </w:pPr>
                      <w:r>
                        <w:rPr>
                          <w:sz w:val="18"/>
                          <w:szCs w:val="18"/>
                          <w:lang w:val="it-IT"/>
                        </w:rPr>
                        <w:t>300</w:t>
                      </w:r>
                    </w:p>
                  </w:txbxContent>
                </v:textbox>
              </v:shape>
            </w:pict>
          </mc:Fallback>
        </mc:AlternateContent>
      </w:r>
    </w:p>
    <w:p w14:paraId="40F4EF29" w14:textId="0423C8B5" w:rsidR="005831AF" w:rsidRPr="005831AF" w:rsidRDefault="0042551C" w:rsidP="005831AF">
      <w:pPr>
        <w:rPr>
          <w:lang w:val="en-GB"/>
        </w:rPr>
      </w:pPr>
      <w:r>
        <w:rPr>
          <w:noProof/>
          <w:lang w:val="en-GB"/>
        </w:rPr>
        <mc:AlternateContent>
          <mc:Choice Requires="wps">
            <w:drawing>
              <wp:anchor distT="0" distB="0" distL="114300" distR="114300" simplePos="0" relativeHeight="251741184" behindDoc="0" locked="0" layoutInCell="1" allowOverlap="1" wp14:anchorId="1D036E37" wp14:editId="0303FE18">
                <wp:simplePos x="0" y="0"/>
                <wp:positionH relativeFrom="column">
                  <wp:posOffset>1943735</wp:posOffset>
                </wp:positionH>
                <wp:positionV relativeFrom="paragraph">
                  <wp:posOffset>216321</wp:posOffset>
                </wp:positionV>
                <wp:extent cx="340520" cy="229235"/>
                <wp:effectExtent l="0" t="0" r="21590" b="18415"/>
                <wp:wrapNone/>
                <wp:docPr id="65" name="Text Box 65"/>
                <wp:cNvGraphicFramePr/>
                <a:graphic xmlns:a="http://schemas.openxmlformats.org/drawingml/2006/main">
                  <a:graphicData uri="http://schemas.microsoft.com/office/word/2010/wordprocessingShape">
                    <wps:wsp>
                      <wps:cNvSpPr txBox="1"/>
                      <wps:spPr>
                        <a:xfrm>
                          <a:off x="0" y="0"/>
                          <a:ext cx="340520" cy="22923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60E550D1" w14:textId="77777777" w:rsidR="00DA7743" w:rsidRPr="0042551C" w:rsidRDefault="00DA7743" w:rsidP="0042551C">
                            <w:pPr>
                              <w:jc w:val="center"/>
                              <w:rPr>
                                <w:sz w:val="18"/>
                                <w:szCs w:val="18"/>
                                <w:lang w:val="it-IT"/>
                              </w:rPr>
                            </w:pPr>
                            <w:r w:rsidRPr="0042551C">
                              <w:rPr>
                                <w:sz w:val="18"/>
                                <w:szCs w:val="18"/>
                                <w:lang w:val="it-IT"/>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036E37" id="Text Box 65" o:spid="_x0000_s1030" type="#_x0000_t202" style="position:absolute;margin-left:153.05pt;margin-top:17.05pt;width:26.8pt;height:18.0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" fillcolor="white [3201]" strokecolor="#4472c4 [3204]" strokeweight="1pt">
                <v:textbox>
                  <w:txbxContent>
                    <w:p w14:paraId="60E550D1" w14:textId="77777777" w:rsidR="00DA7743" w:rsidRPr="0042551C" w:rsidRDefault="00DA7743" w:rsidP="0042551C">
                      <w:pPr>
                        <w:jc w:val="center"/>
                        <w:rPr>
                          <w:sz w:val="18"/>
                          <w:szCs w:val="18"/>
                          <w:lang w:val="it-IT"/>
                        </w:rPr>
                      </w:pPr>
                      <w:r w:rsidRPr="0042551C">
                        <w:rPr>
                          <w:sz w:val="18"/>
                          <w:szCs w:val="18"/>
                          <w:lang w:val="it-IT"/>
                        </w:rPr>
                        <w:t>C</w:t>
                      </w:r>
                    </w:p>
                  </w:txbxContent>
                </v:textbox>
              </v:shape>
            </w:pict>
          </mc:Fallback>
        </mc:AlternateContent>
      </w:r>
      <w:r>
        <w:rPr>
          <w:noProof/>
          <w:lang w:val="en-GB"/>
        </w:rPr>
        <mc:AlternateContent>
          <mc:Choice Requires="wps">
            <w:drawing>
              <wp:anchor distT="0" distB="0" distL="114300" distR="114300" simplePos="0" relativeHeight="251730944" behindDoc="0" locked="0" layoutInCell="1" allowOverlap="1" wp14:anchorId="3B9B0BAF" wp14:editId="1E8F458E">
                <wp:simplePos x="0" y="0"/>
                <wp:positionH relativeFrom="column">
                  <wp:posOffset>-479656</wp:posOffset>
                </wp:positionH>
                <wp:positionV relativeFrom="paragraph">
                  <wp:posOffset>330241</wp:posOffset>
                </wp:positionV>
                <wp:extent cx="340520" cy="229235"/>
                <wp:effectExtent l="0" t="0" r="21590" b="18415"/>
                <wp:wrapNone/>
                <wp:docPr id="60" name="Text Box 60"/>
                <wp:cNvGraphicFramePr/>
                <a:graphic xmlns:a="http://schemas.openxmlformats.org/drawingml/2006/main">
                  <a:graphicData uri="http://schemas.microsoft.com/office/word/2010/wordprocessingShape">
                    <wps:wsp>
                      <wps:cNvSpPr txBox="1"/>
                      <wps:spPr>
                        <a:xfrm>
                          <a:off x="0" y="0"/>
                          <a:ext cx="340520" cy="22923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2957F4F" w14:textId="0ED343B2" w:rsidR="00DA7743" w:rsidRPr="0042551C" w:rsidRDefault="00DA7743" w:rsidP="0042551C">
                            <w:pPr>
                              <w:jc w:val="center"/>
                              <w:rPr>
                                <w:sz w:val="18"/>
                                <w:szCs w:val="18"/>
                                <w:lang w:val="it-IT"/>
                              </w:rPr>
                            </w:pPr>
                            <w:r w:rsidRPr="0042551C">
                              <w:rPr>
                                <w:sz w:val="18"/>
                                <w:szCs w:val="18"/>
                                <w:lang w:val="it-IT"/>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9B0BAF" id="Text Box 60" o:spid="_x0000_s1031" type="#_x0000_t202" style="position:absolute;margin-left:-37.75pt;margin-top:26pt;width:26.8pt;height:18.0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" fillcolor="white [3201]" strokecolor="#4472c4 [3204]" strokeweight="1pt">
                <v:textbox>
                  <w:txbxContent>
                    <w:p w14:paraId="02957F4F" w14:textId="0ED343B2" w:rsidR="00DA7743" w:rsidRPr="0042551C" w:rsidRDefault="00DA7743" w:rsidP="0042551C">
                      <w:pPr>
                        <w:jc w:val="center"/>
                        <w:rPr>
                          <w:sz w:val="18"/>
                          <w:szCs w:val="18"/>
                          <w:lang w:val="it-IT"/>
                        </w:rPr>
                      </w:pPr>
                      <w:r w:rsidRPr="0042551C">
                        <w:rPr>
                          <w:sz w:val="18"/>
                          <w:szCs w:val="18"/>
                          <w:lang w:val="it-IT"/>
                        </w:rPr>
                        <w:t>C</w:t>
                      </w:r>
                    </w:p>
                  </w:txbxContent>
                </v:textbox>
              </v:shape>
            </w:pict>
          </mc:Fallback>
        </mc:AlternateContent>
      </w:r>
      <w:r>
        <w:rPr>
          <w:noProof/>
          <w:lang w:val="en-GB"/>
        </w:rPr>
        <mc:AlternateContent>
          <mc:Choice Requires="wps">
            <w:drawing>
              <wp:anchor distT="0" distB="0" distL="114300" distR="114300" simplePos="0" relativeHeight="251742208" behindDoc="0" locked="0" layoutInCell="1" allowOverlap="1" wp14:anchorId="139A1CAC" wp14:editId="454AC0DB">
                <wp:simplePos x="0" y="0"/>
                <wp:positionH relativeFrom="column">
                  <wp:posOffset>2278</wp:posOffset>
                </wp:positionH>
                <wp:positionV relativeFrom="paragraph">
                  <wp:posOffset>102235</wp:posOffset>
                </wp:positionV>
                <wp:extent cx="1255021" cy="1143000"/>
                <wp:effectExtent l="0" t="0" r="21590" b="19050"/>
                <wp:wrapNone/>
                <wp:docPr id="66" name="Straight Connector 66"/>
                <wp:cNvGraphicFramePr/>
                <a:graphic xmlns:a="http://schemas.openxmlformats.org/drawingml/2006/main">
                  <a:graphicData uri="http://schemas.microsoft.com/office/word/2010/wordprocessingShape">
                    <wps:wsp>
                      <wps:cNvCnPr/>
                      <wps:spPr>
                        <a:xfrm>
                          <a:off x="0" y="0"/>
                          <a:ext cx="1255021" cy="1143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05DBCC" id="Straight Connector 66" o:spid="_x0000_s1026" style="position:absolute;z-index:251742208;visibility:visible;mso-wrap-style:square;mso-wrap-distance-left:9pt;mso-wrap-distance-top:0;mso-wrap-distance-right:9pt;mso-wrap-distance-bottom:0;mso-position-horizontal:absolute;mso-position-horizontal-relative:text;mso-position-vertical:absolute;mso-position-vertical-relative:text" from=".2pt,8.05pt" to="99pt,9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" strokecolor="#4472c4 [3204]" strokeweight=".5pt">
                <v:stroke joinstyle="miter"/>
              </v:line>
            </w:pict>
          </mc:Fallback>
        </mc:AlternateContent>
      </w:r>
    </w:p>
    <w:p w14:paraId="6783369B" w14:textId="581AB608" w:rsidR="005831AF" w:rsidRPr="005831AF" w:rsidRDefault="00FF7FEA" w:rsidP="005831AF">
      <w:pPr>
        <w:rPr>
          <w:lang w:val="en-GB"/>
        </w:rPr>
      </w:pPr>
      <w:r>
        <w:rPr>
          <w:noProof/>
        </w:rPr>
        <mc:AlternateContent>
          <mc:Choice Requires="wps">
            <w:drawing>
              <wp:anchor distT="0" distB="0" distL="114300" distR="114300" simplePos="0" relativeHeight="251725824" behindDoc="0" locked="0" layoutInCell="1" allowOverlap="1" wp14:anchorId="790D4DB7" wp14:editId="3836E6F6">
                <wp:simplePos x="0" y="0"/>
                <wp:positionH relativeFrom="column">
                  <wp:posOffset>3313222</wp:posOffset>
                </wp:positionH>
                <wp:positionV relativeFrom="paragraph">
                  <wp:posOffset>161368</wp:posOffset>
                </wp:positionV>
                <wp:extent cx="0" cy="1600200"/>
                <wp:effectExtent l="0" t="76200" r="19050" b="114300"/>
                <wp:wrapNone/>
                <wp:docPr id="57" name="Straight Connector 57"/>
                <wp:cNvGraphicFramePr/>
                <a:graphic xmlns:a="http://schemas.openxmlformats.org/drawingml/2006/main">
                  <a:graphicData uri="http://schemas.microsoft.com/office/word/2010/wordprocessingShape">
                    <wps:wsp>
                      <wps:cNvCnPr/>
                      <wps:spPr>
                        <a:xfrm rot="5400000">
                          <a:off x="0" y="0"/>
                          <a:ext cx="0" cy="1600200"/>
                        </a:xfrm>
                        <a:prstGeom prst="line">
                          <a:avLst/>
                        </a:prstGeom>
                        <a:ln>
                          <a:headEnd type="arrow" w="med" len="med"/>
                          <a:tailEnd type="none" w="med" len="med"/>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EC5AF03" id="Straight Connector 57" o:spid="_x0000_s1026" style="position:absolute;rotation:90;z-index:251725824;visibility:visible;mso-wrap-style:square;mso-wrap-distance-left:9pt;mso-wrap-distance-top:0;mso-wrap-distance-right:9pt;mso-wrap-distance-bottom:0;mso-position-horizontal:absolute;mso-position-horizontal-relative:text;mso-position-vertical:absolute;mso-position-vertical-relative:text" from="260.9pt,12.7pt" to="260.9pt,1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" strokecolor="#ed7d31 [3205]" strokeweight=".5pt">
                <v:stroke startarrow="open" joinstyle="miter"/>
              </v:line>
            </w:pict>
          </mc:Fallback>
        </mc:AlternateContent>
      </w:r>
      <w:r>
        <w:rPr>
          <w:noProof/>
        </w:rPr>
        <mc:AlternateContent>
          <mc:Choice Requires="wps">
            <w:drawing>
              <wp:anchor distT="0" distB="0" distL="114300" distR="114300" simplePos="0" relativeHeight="251721728" behindDoc="0" locked="0" layoutInCell="1" allowOverlap="1" wp14:anchorId="7ABCCD4B" wp14:editId="1C8F7D41">
                <wp:simplePos x="0" y="0"/>
                <wp:positionH relativeFrom="column">
                  <wp:posOffset>802494</wp:posOffset>
                </wp:positionH>
                <wp:positionV relativeFrom="paragraph">
                  <wp:posOffset>158927</wp:posOffset>
                </wp:positionV>
                <wp:extent cx="0" cy="1600200"/>
                <wp:effectExtent l="0" t="76200" r="19050" b="114300"/>
                <wp:wrapNone/>
                <wp:docPr id="36" name="Straight Connector 36"/>
                <wp:cNvGraphicFramePr/>
                <a:graphic xmlns:a="http://schemas.openxmlformats.org/drawingml/2006/main">
                  <a:graphicData uri="http://schemas.microsoft.com/office/word/2010/wordprocessingShape">
                    <wps:wsp>
                      <wps:cNvCnPr/>
                      <wps:spPr>
                        <a:xfrm rot="5400000">
                          <a:off x="0" y="0"/>
                          <a:ext cx="0" cy="1600200"/>
                        </a:xfrm>
                        <a:prstGeom prst="line">
                          <a:avLst/>
                        </a:prstGeom>
                        <a:ln>
                          <a:headEnd type="arrow" w="med" len="med"/>
                          <a:tailEnd type="none" w="med" len="med"/>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501C47D9" id="Straight Connector 36" o:spid="_x0000_s1026" style="position:absolute;rotation:90;z-index:251721728;visibility:visible;mso-wrap-style:square;mso-wrap-distance-left:9pt;mso-wrap-distance-top:0;mso-wrap-distance-right:9pt;mso-wrap-distance-bottom:0;mso-position-horizontal:absolute;mso-position-horizontal-relative:text;mso-position-vertical:absolute;mso-position-vertical-relative:text" from="63.2pt,12.5pt" to="63.2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" strokecolor="#ed7d31 [3205]" strokeweight=".5pt">
                <v:stroke startarrow="open" joinstyle="miter"/>
              </v:line>
            </w:pict>
          </mc:Fallback>
        </mc:AlternateContent>
      </w:r>
    </w:p>
    <w:p w14:paraId="44CF0206" w14:textId="78C759A4" w:rsidR="005831AF" w:rsidRPr="005831AF" w:rsidRDefault="005831AF" w:rsidP="005831AF">
      <w:pPr>
        <w:rPr>
          <w:lang w:val="en-GB"/>
        </w:rPr>
      </w:pPr>
    </w:p>
    <w:p w14:paraId="51F3AA79" w14:textId="13EDDC3B" w:rsidR="005831AF" w:rsidRPr="005831AF" w:rsidRDefault="005831AF" w:rsidP="005831AF">
      <w:pPr>
        <w:rPr>
          <w:lang w:val="en-GB"/>
        </w:rPr>
      </w:pPr>
    </w:p>
    <w:p w14:paraId="204A9AC0" w14:textId="792DE722" w:rsidR="005831AF" w:rsidRPr="005831AF" w:rsidRDefault="0042551C" w:rsidP="005831AF">
      <w:pPr>
        <w:rPr>
          <w:lang w:val="en-GB"/>
        </w:rPr>
      </w:pPr>
      <w:r>
        <w:rPr>
          <w:noProof/>
          <w:lang w:val="en-GB"/>
        </w:rPr>
        <mc:AlternateContent>
          <mc:Choice Requires="wps">
            <w:drawing>
              <wp:anchor distT="0" distB="0" distL="114300" distR="114300" simplePos="0" relativeHeight="251748352" behindDoc="0" locked="0" layoutInCell="1" allowOverlap="1" wp14:anchorId="586CAA8B" wp14:editId="1C7F31BE">
                <wp:simplePos x="0" y="0"/>
                <wp:positionH relativeFrom="column">
                  <wp:posOffset>3066415</wp:posOffset>
                </wp:positionH>
                <wp:positionV relativeFrom="paragraph">
                  <wp:posOffset>218440</wp:posOffset>
                </wp:positionV>
                <wp:extent cx="478155" cy="227330"/>
                <wp:effectExtent l="0" t="0" r="17145" b="20320"/>
                <wp:wrapNone/>
                <wp:docPr id="69" name="Text Box 69"/>
                <wp:cNvGraphicFramePr/>
                <a:graphic xmlns:a="http://schemas.openxmlformats.org/drawingml/2006/main">
                  <a:graphicData uri="http://schemas.microsoft.com/office/word/2010/wordprocessingShape">
                    <wps:wsp>
                      <wps:cNvSpPr txBox="1"/>
                      <wps:spPr>
                        <a:xfrm>
                          <a:off x="0" y="0"/>
                          <a:ext cx="478155" cy="22733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5715928" w14:textId="60E42925" w:rsidR="00DA7743" w:rsidRPr="0042551C" w:rsidRDefault="000F4BE0" w:rsidP="0042551C">
                            <w:pPr>
                              <w:jc w:val="center"/>
                              <w:rPr>
                                <w:sz w:val="18"/>
                                <w:szCs w:val="18"/>
                                <w:lang w:val="it-IT"/>
                              </w:rPr>
                            </w:pPr>
                            <w:r>
                              <w:rPr>
                                <w:sz w:val="18"/>
                                <w:szCs w:val="18"/>
                                <w:lang w:val="it-IT"/>
                              </w:rPr>
                              <w:t>1000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6CAA8B" id="Text Box 69" o:spid="_x0000_s1032" type="#_x0000_t202" style="position:absolute;margin-left:241.45pt;margin-top:17.2pt;width:37.65pt;height:17.9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" fillcolor="white [3201]" strokecolor="#4472c4 [3204]" strokeweight="1pt">
                <v:textbox>
                  <w:txbxContent>
                    <w:p w14:paraId="45715928" w14:textId="60E42925" w:rsidR="00DA7743" w:rsidRPr="0042551C" w:rsidRDefault="000F4BE0" w:rsidP="0042551C">
                      <w:pPr>
                        <w:jc w:val="center"/>
                        <w:rPr>
                          <w:sz w:val="18"/>
                          <w:szCs w:val="18"/>
                          <w:lang w:val="it-IT"/>
                        </w:rPr>
                      </w:pPr>
                      <w:r>
                        <w:rPr>
                          <w:sz w:val="18"/>
                          <w:szCs w:val="18"/>
                          <w:lang w:val="it-IT"/>
                        </w:rPr>
                        <w:t>1000</w:t>
                      </w:r>
                    </w:p>
                  </w:txbxContent>
                </v:textbox>
              </v:shape>
            </w:pict>
          </mc:Fallback>
        </mc:AlternateContent>
      </w:r>
      <w:r>
        <w:rPr>
          <w:noProof/>
          <w:lang w:val="en-GB"/>
        </w:rPr>
        <mc:AlternateContent>
          <mc:Choice Requires="wps">
            <w:drawing>
              <wp:anchor distT="0" distB="0" distL="114300" distR="114300" simplePos="0" relativeHeight="251739136" behindDoc="0" locked="0" layoutInCell="1" allowOverlap="1" wp14:anchorId="13EAAB5A" wp14:editId="61796778">
                <wp:simplePos x="0" y="0"/>
                <wp:positionH relativeFrom="column">
                  <wp:posOffset>2626846</wp:posOffset>
                </wp:positionH>
                <wp:positionV relativeFrom="paragraph">
                  <wp:posOffset>226950</wp:posOffset>
                </wp:positionV>
                <wp:extent cx="335630" cy="229887"/>
                <wp:effectExtent l="0" t="0" r="26670" b="17780"/>
                <wp:wrapNone/>
                <wp:docPr id="64" name="Text Box 64"/>
                <wp:cNvGraphicFramePr/>
                <a:graphic xmlns:a="http://schemas.openxmlformats.org/drawingml/2006/main">
                  <a:graphicData uri="http://schemas.microsoft.com/office/word/2010/wordprocessingShape">
                    <wps:wsp>
                      <wps:cNvSpPr txBox="1"/>
                      <wps:spPr>
                        <a:xfrm>
                          <a:off x="0" y="0"/>
                          <a:ext cx="335630" cy="229887"/>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454E84E" w14:textId="77777777" w:rsidR="00DA7743" w:rsidRPr="0042551C" w:rsidRDefault="00DA7743" w:rsidP="0042551C">
                            <w:pPr>
                              <w:jc w:val="center"/>
                              <w:rPr>
                                <w:sz w:val="18"/>
                                <w:szCs w:val="18"/>
                                <w:lang w:val="it-IT"/>
                              </w:rPr>
                            </w:pPr>
                            <w:r w:rsidRPr="0042551C">
                              <w:rPr>
                                <w:sz w:val="18"/>
                                <w:szCs w:val="18"/>
                                <w:lang w:val="it-IT"/>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EAAB5A" id="Text Box 64" o:spid="_x0000_s1033" type="#_x0000_t202" style="position:absolute;margin-left:206.85pt;margin-top:17.85pt;width:26.45pt;height:18.1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" fillcolor="white [3201]" strokecolor="#4472c4 [3204]" strokeweight="1pt">
                <v:textbox>
                  <w:txbxContent>
                    <w:p w14:paraId="5454E84E" w14:textId="77777777" w:rsidR="00DA7743" w:rsidRPr="0042551C" w:rsidRDefault="00DA7743" w:rsidP="0042551C">
                      <w:pPr>
                        <w:jc w:val="center"/>
                        <w:rPr>
                          <w:sz w:val="18"/>
                          <w:szCs w:val="18"/>
                          <w:lang w:val="it-IT"/>
                        </w:rPr>
                      </w:pPr>
                      <w:r w:rsidRPr="0042551C">
                        <w:rPr>
                          <w:sz w:val="18"/>
                          <w:szCs w:val="18"/>
                          <w:lang w:val="it-IT"/>
                        </w:rPr>
                        <w:t>D</w:t>
                      </w:r>
                    </w:p>
                  </w:txbxContent>
                </v:textbox>
              </v:shape>
            </w:pict>
          </mc:Fallback>
        </mc:AlternateContent>
      </w:r>
      <w:r>
        <w:rPr>
          <w:noProof/>
          <w:lang w:val="en-GB"/>
        </w:rPr>
        <mc:AlternateContent>
          <mc:Choice Requires="wps">
            <w:drawing>
              <wp:anchor distT="0" distB="0" distL="114300" distR="114300" simplePos="0" relativeHeight="251746304" behindDoc="0" locked="0" layoutInCell="1" allowOverlap="1" wp14:anchorId="3F0FE38C" wp14:editId="554B190A">
                <wp:simplePos x="0" y="0"/>
                <wp:positionH relativeFrom="column">
                  <wp:posOffset>1083368</wp:posOffset>
                </wp:positionH>
                <wp:positionV relativeFrom="paragraph">
                  <wp:posOffset>223605</wp:posOffset>
                </wp:positionV>
                <wp:extent cx="478746" cy="227442"/>
                <wp:effectExtent l="0" t="0" r="17145" b="20320"/>
                <wp:wrapNone/>
                <wp:docPr id="68" name="Text Box 68"/>
                <wp:cNvGraphicFramePr/>
                <a:graphic xmlns:a="http://schemas.openxmlformats.org/drawingml/2006/main">
                  <a:graphicData uri="http://schemas.microsoft.com/office/word/2010/wordprocessingShape">
                    <wps:wsp>
                      <wps:cNvSpPr txBox="1"/>
                      <wps:spPr>
                        <a:xfrm>
                          <a:off x="0" y="0"/>
                          <a:ext cx="478746" cy="227442"/>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4CDC2A3" w14:textId="27CC38A8" w:rsidR="00DA7743" w:rsidRPr="0042551C" w:rsidRDefault="00DA7743" w:rsidP="0042551C">
                            <w:pPr>
                              <w:jc w:val="center"/>
                              <w:rPr>
                                <w:sz w:val="18"/>
                                <w:szCs w:val="18"/>
                                <w:lang w:val="it-IT"/>
                              </w:rPr>
                            </w:pPr>
                            <w:r>
                              <w:rPr>
                                <w:sz w:val="18"/>
                                <w:szCs w:val="18"/>
                                <w:lang w:val="it-IT"/>
                              </w:rPr>
                              <w:t>600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0FE38C" id="Text Box 68" o:spid="_x0000_s1034" type="#_x0000_t202" style="position:absolute;margin-left:85.3pt;margin-top:17.6pt;width:37.7pt;height:17.9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" fillcolor="white [3201]" strokecolor="#4472c4 [3204]" strokeweight="1pt">
                <v:textbox>
                  <w:txbxContent>
                    <w:p w14:paraId="54CDC2A3" w14:textId="27CC38A8" w:rsidR="00DA7743" w:rsidRPr="0042551C" w:rsidRDefault="00DA7743" w:rsidP="0042551C">
                      <w:pPr>
                        <w:jc w:val="center"/>
                        <w:rPr>
                          <w:sz w:val="18"/>
                          <w:szCs w:val="18"/>
                          <w:lang w:val="it-IT"/>
                        </w:rPr>
                      </w:pPr>
                      <w:r>
                        <w:rPr>
                          <w:sz w:val="18"/>
                          <w:szCs w:val="18"/>
                          <w:lang w:val="it-IT"/>
                        </w:rPr>
                        <w:t>600</w:t>
                      </w:r>
                    </w:p>
                  </w:txbxContent>
                </v:textbox>
              </v:shape>
            </w:pict>
          </mc:Fallback>
        </mc:AlternateContent>
      </w:r>
      <w:r>
        <w:rPr>
          <w:noProof/>
          <w:lang w:val="en-GB"/>
        </w:rPr>
        <mc:AlternateContent>
          <mc:Choice Requires="wps">
            <w:drawing>
              <wp:anchor distT="0" distB="0" distL="114300" distR="114300" simplePos="0" relativeHeight="251726848" behindDoc="0" locked="0" layoutInCell="1" allowOverlap="1" wp14:anchorId="0ADAE9D8" wp14:editId="234E634A">
                <wp:simplePos x="0" y="0"/>
                <wp:positionH relativeFrom="column">
                  <wp:posOffset>464470</wp:posOffset>
                </wp:positionH>
                <wp:positionV relativeFrom="paragraph">
                  <wp:posOffset>215882</wp:posOffset>
                </wp:positionV>
                <wp:extent cx="335630" cy="229887"/>
                <wp:effectExtent l="0" t="0" r="26670" b="17780"/>
                <wp:wrapNone/>
                <wp:docPr id="58" name="Text Box 58"/>
                <wp:cNvGraphicFramePr/>
                <a:graphic xmlns:a="http://schemas.openxmlformats.org/drawingml/2006/main">
                  <a:graphicData uri="http://schemas.microsoft.com/office/word/2010/wordprocessingShape">
                    <wps:wsp>
                      <wps:cNvSpPr txBox="1"/>
                      <wps:spPr>
                        <a:xfrm>
                          <a:off x="0" y="0"/>
                          <a:ext cx="335630" cy="229887"/>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274F6454" w14:textId="20CEB2DF" w:rsidR="00DA7743" w:rsidRPr="0042551C" w:rsidRDefault="00DA7743" w:rsidP="0042551C">
                            <w:pPr>
                              <w:jc w:val="center"/>
                              <w:rPr>
                                <w:sz w:val="18"/>
                                <w:szCs w:val="18"/>
                                <w:lang w:val="it-IT"/>
                              </w:rPr>
                            </w:pPr>
                            <w:r w:rsidRPr="0042551C">
                              <w:rPr>
                                <w:sz w:val="18"/>
                                <w:szCs w:val="18"/>
                                <w:lang w:val="it-IT"/>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DAE9D8" id="Text Box 58" o:spid="_x0000_s1035" type="#_x0000_t202" style="position:absolute;margin-left:36.55pt;margin-top:17pt;width:26.45pt;height:18.1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" fillcolor="white [3201]" strokecolor="#4472c4 [3204]" strokeweight="1pt">
                <v:textbox>
                  <w:txbxContent>
                    <w:p w14:paraId="274F6454" w14:textId="20CEB2DF" w:rsidR="00DA7743" w:rsidRPr="0042551C" w:rsidRDefault="00DA7743" w:rsidP="0042551C">
                      <w:pPr>
                        <w:jc w:val="center"/>
                        <w:rPr>
                          <w:sz w:val="18"/>
                          <w:szCs w:val="18"/>
                          <w:lang w:val="it-IT"/>
                        </w:rPr>
                      </w:pPr>
                      <w:r w:rsidRPr="0042551C">
                        <w:rPr>
                          <w:sz w:val="18"/>
                          <w:szCs w:val="18"/>
                          <w:lang w:val="it-IT"/>
                        </w:rPr>
                        <w:t>D</w:t>
                      </w:r>
                    </w:p>
                  </w:txbxContent>
                </v:textbox>
              </v:shape>
            </w:pict>
          </mc:Fallback>
        </mc:AlternateContent>
      </w:r>
    </w:p>
    <w:p w14:paraId="78C57AAF" w14:textId="39B83220" w:rsidR="005831AF" w:rsidRPr="005831AF" w:rsidRDefault="005831AF" w:rsidP="005831AF">
      <w:pPr>
        <w:rPr>
          <w:lang w:val="en-GB"/>
        </w:rPr>
      </w:pPr>
    </w:p>
    <w:p w14:paraId="6C64410A" w14:textId="3BD75D4A" w:rsidR="005831AF" w:rsidRDefault="00DA7743" w:rsidP="00B43951">
      <w:pPr>
        <w:pStyle w:val="ListParagraph"/>
        <w:numPr>
          <w:ilvl w:val="0"/>
          <w:numId w:val="18"/>
        </w:numPr>
        <w:rPr>
          <w:rFonts w:asciiTheme="minorHAnsi" w:eastAsiaTheme="minorHAnsi" w:hAnsiTheme="minorHAnsi" w:cstheme="minorBidi"/>
          <w:sz w:val="22"/>
          <w:szCs w:val="22"/>
          <w:lang w:eastAsia="en-US"/>
        </w:rPr>
      </w:pPr>
      <w:r w:rsidRPr="00DA7743">
        <w:rPr>
          <w:rFonts w:asciiTheme="minorHAnsi" w:eastAsiaTheme="minorHAnsi" w:hAnsiTheme="minorHAnsi" w:cstheme="minorBidi"/>
          <w:sz w:val="22"/>
          <w:szCs w:val="22"/>
          <w:lang w:eastAsia="en-US"/>
        </w:rPr>
        <w:t xml:space="preserve">To produce 100 units of dairy products, Armenia needs 50 workers. The remaining 250 workers will produce 250 computers (250*1). Similarly, Belarus will produce 100 units of dairy products with 50 workers whereas the remaining </w:t>
      </w:r>
      <w:r w:rsidR="008C4630">
        <w:rPr>
          <w:rFonts w:asciiTheme="minorHAnsi" w:eastAsiaTheme="minorHAnsi" w:hAnsiTheme="minorHAnsi" w:cstheme="minorBidi"/>
          <w:sz w:val="22"/>
          <w:szCs w:val="22"/>
          <w:lang w:eastAsia="en-US"/>
        </w:rPr>
        <w:t>4</w:t>
      </w:r>
      <w:r w:rsidRPr="00DA7743">
        <w:rPr>
          <w:rFonts w:asciiTheme="minorHAnsi" w:eastAsiaTheme="minorHAnsi" w:hAnsiTheme="minorHAnsi" w:cstheme="minorBidi"/>
          <w:sz w:val="22"/>
          <w:szCs w:val="22"/>
          <w:lang w:eastAsia="en-US"/>
        </w:rPr>
        <w:t xml:space="preserve">50 workers will produce </w:t>
      </w:r>
      <w:r w:rsidR="00BA656E">
        <w:rPr>
          <w:rFonts w:asciiTheme="minorHAnsi" w:eastAsiaTheme="minorHAnsi" w:hAnsiTheme="minorHAnsi" w:cstheme="minorBidi"/>
          <w:sz w:val="22"/>
          <w:szCs w:val="22"/>
          <w:lang w:eastAsia="en-US"/>
        </w:rPr>
        <w:t>13</w:t>
      </w:r>
      <w:r w:rsidRPr="00DA7743">
        <w:rPr>
          <w:rFonts w:asciiTheme="minorHAnsi" w:eastAsiaTheme="minorHAnsi" w:hAnsiTheme="minorHAnsi" w:cstheme="minorBidi"/>
          <w:sz w:val="22"/>
          <w:szCs w:val="22"/>
          <w:lang w:eastAsia="en-US"/>
        </w:rPr>
        <w:t>50 computers (</w:t>
      </w:r>
      <w:r w:rsidR="008C4630">
        <w:rPr>
          <w:rFonts w:asciiTheme="minorHAnsi" w:eastAsiaTheme="minorHAnsi" w:hAnsiTheme="minorHAnsi" w:cstheme="minorBidi"/>
          <w:sz w:val="22"/>
          <w:szCs w:val="22"/>
          <w:lang w:eastAsia="en-US"/>
        </w:rPr>
        <w:t>4</w:t>
      </w:r>
      <w:r w:rsidRPr="00DA7743">
        <w:rPr>
          <w:rFonts w:asciiTheme="minorHAnsi" w:eastAsiaTheme="minorHAnsi" w:hAnsiTheme="minorHAnsi" w:cstheme="minorBidi"/>
          <w:sz w:val="22"/>
          <w:szCs w:val="22"/>
          <w:lang w:eastAsia="en-US"/>
        </w:rPr>
        <w:t>50*3).</w:t>
      </w:r>
    </w:p>
    <w:p w14:paraId="519F04CC" w14:textId="7C0EE618" w:rsidR="00337F8E" w:rsidRPr="00DA7743" w:rsidRDefault="00C01BEC" w:rsidP="00B43951">
      <w:pPr>
        <w:pStyle w:val="ListParagraph"/>
        <w:numPr>
          <w:ilvl w:val="0"/>
          <w:numId w:val="18"/>
        </w:numPr>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Armenia will produce dairy products and sell them to the rest of world at the price of </w:t>
      </w:r>
      <w:r w:rsidR="00C33709">
        <w:rPr>
          <w:rFonts w:asciiTheme="minorHAnsi" w:eastAsiaTheme="minorHAnsi" w:hAnsiTheme="minorHAnsi" w:cstheme="minorBidi"/>
          <w:sz w:val="22"/>
          <w:szCs w:val="22"/>
          <w:lang w:eastAsia="en-US"/>
        </w:rPr>
        <w:t>2</w:t>
      </w:r>
      <w:r>
        <w:rPr>
          <w:rFonts w:asciiTheme="minorHAnsi" w:eastAsiaTheme="minorHAnsi" w:hAnsiTheme="minorHAnsi" w:cstheme="minorBidi"/>
          <w:sz w:val="22"/>
          <w:szCs w:val="22"/>
          <w:lang w:eastAsia="en-US"/>
        </w:rPr>
        <w:t xml:space="preserve"> (</w:t>
      </w:r>
      <w:r w:rsidR="00C33709">
        <w:rPr>
          <w:rFonts w:asciiTheme="minorHAnsi" w:eastAsiaTheme="minorHAnsi" w:hAnsiTheme="minorHAnsi" w:cstheme="minorBidi"/>
          <w:sz w:val="22"/>
          <w:szCs w:val="22"/>
          <w:lang w:eastAsia="en-US"/>
        </w:rPr>
        <w:t>2/1</w:t>
      </w:r>
      <w:r>
        <w:rPr>
          <w:rFonts w:asciiTheme="minorHAnsi" w:eastAsiaTheme="minorHAnsi" w:hAnsiTheme="minorHAnsi" w:cstheme="minorBidi"/>
          <w:sz w:val="22"/>
          <w:szCs w:val="22"/>
          <w:lang w:eastAsia="en-US"/>
        </w:rPr>
        <w:t xml:space="preserve">) </w:t>
      </w:r>
      <w:r w:rsidR="00C33709">
        <w:rPr>
          <w:rFonts w:asciiTheme="minorHAnsi" w:eastAsiaTheme="minorHAnsi" w:hAnsiTheme="minorHAnsi" w:cstheme="minorBidi"/>
          <w:sz w:val="22"/>
          <w:szCs w:val="22"/>
          <w:lang w:eastAsia="en-US"/>
        </w:rPr>
        <w:t>computers</w:t>
      </w:r>
      <w:r>
        <w:rPr>
          <w:rFonts w:asciiTheme="minorHAnsi" w:eastAsiaTheme="minorHAnsi" w:hAnsiTheme="minorHAnsi" w:cstheme="minorBidi"/>
          <w:sz w:val="22"/>
          <w:szCs w:val="22"/>
          <w:lang w:eastAsia="en-US"/>
        </w:rPr>
        <w:t xml:space="preserve">. On the other hand, Belarus will produce computers and sell them to the rest of the world at the price of </w:t>
      </w:r>
      <w:r w:rsidR="00C33709">
        <w:rPr>
          <w:rFonts w:asciiTheme="minorHAnsi" w:eastAsiaTheme="minorHAnsi" w:hAnsiTheme="minorHAnsi" w:cstheme="minorBidi"/>
          <w:sz w:val="22"/>
          <w:szCs w:val="22"/>
          <w:lang w:eastAsia="en-US"/>
        </w:rPr>
        <w:t>0.5</w:t>
      </w:r>
      <w:r>
        <w:rPr>
          <w:rFonts w:asciiTheme="minorHAnsi" w:eastAsiaTheme="minorHAnsi" w:hAnsiTheme="minorHAnsi" w:cstheme="minorBidi"/>
          <w:sz w:val="22"/>
          <w:szCs w:val="22"/>
          <w:lang w:eastAsia="en-US"/>
        </w:rPr>
        <w:t xml:space="preserve"> units (</w:t>
      </w:r>
      <w:r w:rsidR="00C33709">
        <w:rPr>
          <w:rFonts w:asciiTheme="minorHAnsi" w:eastAsiaTheme="minorHAnsi" w:hAnsiTheme="minorHAnsi" w:cstheme="minorBidi"/>
          <w:sz w:val="22"/>
          <w:szCs w:val="22"/>
          <w:lang w:eastAsia="en-US"/>
        </w:rPr>
        <w:t>1/2</w:t>
      </w:r>
      <w:r>
        <w:rPr>
          <w:rFonts w:asciiTheme="minorHAnsi" w:eastAsiaTheme="minorHAnsi" w:hAnsiTheme="minorHAnsi" w:cstheme="minorBidi"/>
          <w:sz w:val="22"/>
          <w:szCs w:val="22"/>
          <w:lang w:eastAsia="en-US"/>
        </w:rPr>
        <w:t xml:space="preserve">) of dairy products. Therefore, Armenia will produce only 600 units of </w:t>
      </w:r>
      <w:r w:rsidR="00C33709">
        <w:rPr>
          <w:rFonts w:asciiTheme="minorHAnsi" w:eastAsiaTheme="minorHAnsi" w:hAnsiTheme="minorHAnsi" w:cstheme="minorBidi"/>
          <w:sz w:val="22"/>
          <w:szCs w:val="22"/>
          <w:lang w:eastAsia="en-US"/>
        </w:rPr>
        <w:t xml:space="preserve">dairy products and trade them for computers (at most Armenia can consume 600*2 = 1200 units of </w:t>
      </w:r>
      <w:r w:rsidR="00C42700">
        <w:rPr>
          <w:rFonts w:asciiTheme="minorHAnsi" w:eastAsiaTheme="minorHAnsi" w:hAnsiTheme="minorHAnsi" w:cstheme="minorBidi"/>
          <w:sz w:val="22"/>
          <w:szCs w:val="22"/>
          <w:lang w:eastAsia="en-US"/>
        </w:rPr>
        <w:t>computers</w:t>
      </w:r>
      <w:r w:rsidR="00C33709">
        <w:rPr>
          <w:rFonts w:asciiTheme="minorHAnsi" w:eastAsiaTheme="minorHAnsi" w:hAnsiTheme="minorHAnsi" w:cstheme="minorBidi"/>
          <w:sz w:val="22"/>
          <w:szCs w:val="22"/>
          <w:lang w:eastAsia="en-US"/>
        </w:rPr>
        <w:t xml:space="preserve">). Belarus will produce only </w:t>
      </w:r>
      <w:r w:rsidR="00C718FC">
        <w:rPr>
          <w:rFonts w:asciiTheme="minorHAnsi" w:eastAsiaTheme="minorHAnsi" w:hAnsiTheme="minorHAnsi" w:cstheme="minorBidi"/>
          <w:sz w:val="22"/>
          <w:szCs w:val="22"/>
          <w:lang w:eastAsia="en-US"/>
        </w:rPr>
        <w:t>1500</w:t>
      </w:r>
      <w:r w:rsidR="00C33709">
        <w:rPr>
          <w:rFonts w:asciiTheme="minorHAnsi" w:eastAsiaTheme="minorHAnsi" w:hAnsiTheme="minorHAnsi" w:cstheme="minorBidi"/>
          <w:sz w:val="22"/>
          <w:szCs w:val="22"/>
          <w:lang w:eastAsia="en-US"/>
        </w:rPr>
        <w:t xml:space="preserve"> computers and trade them for dairy products (at most Belarus can consume </w:t>
      </w:r>
      <w:r w:rsidR="00066FDD">
        <w:rPr>
          <w:rFonts w:asciiTheme="minorHAnsi" w:eastAsiaTheme="minorHAnsi" w:hAnsiTheme="minorHAnsi" w:cstheme="minorBidi"/>
          <w:sz w:val="22"/>
          <w:szCs w:val="22"/>
          <w:lang w:eastAsia="en-US"/>
        </w:rPr>
        <w:t>1500</w:t>
      </w:r>
      <w:r w:rsidR="00C33709">
        <w:rPr>
          <w:rFonts w:asciiTheme="minorHAnsi" w:eastAsiaTheme="minorHAnsi" w:hAnsiTheme="minorHAnsi" w:cstheme="minorBidi"/>
          <w:sz w:val="22"/>
          <w:szCs w:val="22"/>
          <w:lang w:eastAsia="en-US"/>
        </w:rPr>
        <w:t xml:space="preserve">*0.5 = </w:t>
      </w:r>
      <w:r w:rsidR="00D54D48">
        <w:rPr>
          <w:rFonts w:asciiTheme="minorHAnsi" w:eastAsiaTheme="minorHAnsi" w:hAnsiTheme="minorHAnsi" w:cstheme="minorBidi"/>
          <w:sz w:val="22"/>
          <w:szCs w:val="22"/>
          <w:lang w:eastAsia="en-US"/>
        </w:rPr>
        <w:t>7</w:t>
      </w:r>
      <w:r w:rsidR="00C33709">
        <w:rPr>
          <w:rFonts w:asciiTheme="minorHAnsi" w:eastAsiaTheme="minorHAnsi" w:hAnsiTheme="minorHAnsi" w:cstheme="minorBidi"/>
          <w:sz w:val="22"/>
          <w:szCs w:val="22"/>
          <w:lang w:eastAsia="en-US"/>
        </w:rPr>
        <w:t xml:space="preserve">50 </w:t>
      </w:r>
      <w:r w:rsidR="00C42700">
        <w:rPr>
          <w:rFonts w:asciiTheme="minorHAnsi" w:eastAsiaTheme="minorHAnsi" w:hAnsiTheme="minorHAnsi" w:cstheme="minorBidi"/>
          <w:sz w:val="22"/>
          <w:szCs w:val="22"/>
          <w:lang w:eastAsia="en-US"/>
        </w:rPr>
        <w:t>units of dairy products)</w:t>
      </w:r>
    </w:p>
    <w:p w14:paraId="5BC82971" w14:textId="5867ECF0" w:rsidR="00337F8E" w:rsidRPr="005831AF" w:rsidRDefault="009C3A69" w:rsidP="005831AF">
      <w:pPr>
        <w:rPr>
          <w:lang w:val="en-GB"/>
        </w:rPr>
      </w:pPr>
      <w:r>
        <w:rPr>
          <w:noProof/>
        </w:rPr>
        <mc:AlternateContent>
          <mc:Choice Requires="wps">
            <w:drawing>
              <wp:anchor distT="0" distB="0" distL="114300" distR="114300" simplePos="0" relativeHeight="251776000" behindDoc="0" locked="0" layoutInCell="1" allowOverlap="1" wp14:anchorId="60668EC4" wp14:editId="4E991693">
                <wp:simplePos x="0" y="0"/>
                <wp:positionH relativeFrom="column">
                  <wp:posOffset>3548380</wp:posOffset>
                </wp:positionH>
                <wp:positionV relativeFrom="paragraph">
                  <wp:posOffset>254635</wp:posOffset>
                </wp:positionV>
                <wp:extent cx="687698" cy="277495"/>
                <wp:effectExtent l="0" t="0" r="17780" b="27305"/>
                <wp:wrapNone/>
                <wp:docPr id="83" name="Text Box 83"/>
                <wp:cNvGraphicFramePr/>
                <a:graphic xmlns:a="http://schemas.openxmlformats.org/drawingml/2006/main">
                  <a:graphicData uri="http://schemas.microsoft.com/office/word/2010/wordprocessingShape">
                    <wps:wsp>
                      <wps:cNvSpPr txBox="1"/>
                      <wps:spPr>
                        <a:xfrm>
                          <a:off x="0" y="0"/>
                          <a:ext cx="687698" cy="27749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11F9301" w14:textId="77777777" w:rsidR="009C3A69" w:rsidRPr="0042551C" w:rsidRDefault="009C3A69" w:rsidP="009C3A69">
                            <w:pPr>
                              <w:jc w:val="center"/>
                              <w:rPr>
                                <w:sz w:val="18"/>
                                <w:szCs w:val="18"/>
                                <w:lang w:val="it-IT"/>
                              </w:rPr>
                            </w:pPr>
                            <w:r w:rsidRPr="0042551C">
                              <w:rPr>
                                <w:sz w:val="18"/>
                                <w:szCs w:val="18"/>
                                <w:lang w:val="it-IT"/>
                              </w:rPr>
                              <w:t>Belarus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668EC4" id="Text Box 83" o:spid="_x0000_s1036" type="#_x0000_t202" style="position:absolute;margin-left:279.4pt;margin-top:20.05pt;width:54.15pt;height:21.8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" fillcolor="white [3201]" strokecolor="#4472c4 [3204]" strokeweight="1pt">
                <v:textbox>
                  <w:txbxContent>
                    <w:p w14:paraId="011F9301" w14:textId="77777777" w:rsidR="009C3A69" w:rsidRPr="0042551C" w:rsidRDefault="009C3A69" w:rsidP="009C3A69">
                      <w:pPr>
                        <w:jc w:val="center"/>
                        <w:rPr>
                          <w:sz w:val="18"/>
                          <w:szCs w:val="18"/>
                          <w:lang w:val="it-IT"/>
                        </w:rPr>
                      </w:pPr>
                      <w:r w:rsidRPr="0042551C">
                        <w:rPr>
                          <w:sz w:val="18"/>
                          <w:szCs w:val="18"/>
                          <w:lang w:val="it-IT"/>
                        </w:rPr>
                        <w:t>Belarus</w:t>
                      </w:r>
                    </w:p>
                  </w:txbxContent>
                </v:textbox>
              </v:shape>
            </w:pict>
          </mc:Fallback>
        </mc:AlternateContent>
      </w:r>
      <w:r>
        <w:rPr>
          <w:noProof/>
        </w:rPr>
        <mc:AlternateContent>
          <mc:Choice Requires="wps">
            <w:drawing>
              <wp:anchor distT="0" distB="0" distL="114300" distR="114300" simplePos="0" relativeHeight="251771904" behindDoc="0" locked="0" layoutInCell="1" allowOverlap="1" wp14:anchorId="0ADEB61C" wp14:editId="5A58906F">
                <wp:simplePos x="0" y="0"/>
                <wp:positionH relativeFrom="column">
                  <wp:posOffset>2853055</wp:posOffset>
                </wp:positionH>
                <wp:positionV relativeFrom="paragraph">
                  <wp:posOffset>235585</wp:posOffset>
                </wp:positionV>
                <wp:extent cx="0" cy="1600200"/>
                <wp:effectExtent l="95250" t="38100" r="57150" b="19050"/>
                <wp:wrapNone/>
                <wp:docPr id="81" name="Straight Connector 81"/>
                <wp:cNvGraphicFramePr/>
                <a:graphic xmlns:a="http://schemas.openxmlformats.org/drawingml/2006/main">
                  <a:graphicData uri="http://schemas.microsoft.com/office/word/2010/wordprocessingShape">
                    <wps:wsp>
                      <wps:cNvCnPr/>
                      <wps:spPr>
                        <a:xfrm>
                          <a:off x="0" y="0"/>
                          <a:ext cx="0" cy="1600200"/>
                        </a:xfrm>
                        <a:prstGeom prst="line">
                          <a:avLst/>
                        </a:prstGeom>
                        <a:ln>
                          <a:headEnd type="arrow" w="med" len="med"/>
                          <a:tailEnd type="none" w="med" len="med"/>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462461AB" id="Straight Connector 81" o:spid="_x0000_s1026" style="position:absolute;z-index:251771904;visibility:visible;mso-wrap-style:square;mso-wrap-distance-left:9pt;mso-wrap-distance-top:0;mso-wrap-distance-right:9pt;mso-wrap-distance-bottom:0;mso-position-horizontal:absolute;mso-position-horizontal-relative:text;mso-position-vertical:absolute;mso-position-vertical-relative:text" from="224.65pt,18.55pt" to="224.65pt,14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" strokecolor="#ed7d31 [3205]" strokeweight=".5pt">
                <v:stroke startarrow="open" joinstyle="miter"/>
              </v:line>
            </w:pict>
          </mc:Fallback>
        </mc:AlternateContent>
      </w:r>
      <w:r w:rsidR="00C42700">
        <w:rPr>
          <w:noProof/>
        </w:rPr>
        <mc:AlternateContent>
          <mc:Choice Requires="wps">
            <w:drawing>
              <wp:anchor distT="0" distB="0" distL="114300" distR="114300" simplePos="0" relativeHeight="251757568" behindDoc="0" locked="0" layoutInCell="1" allowOverlap="1" wp14:anchorId="0EAACF59" wp14:editId="5E5BCDE4">
                <wp:simplePos x="0" y="0"/>
                <wp:positionH relativeFrom="column">
                  <wp:posOffset>342900</wp:posOffset>
                </wp:positionH>
                <wp:positionV relativeFrom="paragraph">
                  <wp:posOffset>227965</wp:posOffset>
                </wp:positionV>
                <wp:extent cx="686476" cy="277563"/>
                <wp:effectExtent l="0" t="0" r="18415" b="27305"/>
                <wp:wrapNone/>
                <wp:docPr id="74" name="Text Box 74"/>
                <wp:cNvGraphicFramePr/>
                <a:graphic xmlns:a="http://schemas.openxmlformats.org/drawingml/2006/main">
                  <a:graphicData uri="http://schemas.microsoft.com/office/word/2010/wordprocessingShape">
                    <wps:wsp>
                      <wps:cNvSpPr txBox="1"/>
                      <wps:spPr>
                        <a:xfrm>
                          <a:off x="0" y="0"/>
                          <a:ext cx="686476" cy="277563"/>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B92743C" w14:textId="77777777" w:rsidR="00C42700" w:rsidRPr="0042551C" w:rsidRDefault="00C42700" w:rsidP="00C42700">
                            <w:pPr>
                              <w:jc w:val="center"/>
                              <w:rPr>
                                <w:sz w:val="18"/>
                                <w:szCs w:val="18"/>
                                <w:lang w:val="it-IT"/>
                              </w:rPr>
                            </w:pPr>
                            <w:r w:rsidRPr="0042551C">
                              <w:rPr>
                                <w:sz w:val="18"/>
                                <w:szCs w:val="18"/>
                                <w:lang w:val="it-IT"/>
                              </w:rPr>
                              <w:t>Armenia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ACF59" id="Text Box 74" o:spid="_x0000_s1037" type="#_x0000_t202" style="position:absolute;margin-left:27pt;margin-top:17.95pt;width:54.05pt;height:21.8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" fillcolor="white [3201]" strokecolor="#4472c4 [3204]" strokeweight="1pt">
                <v:textbox>
                  <w:txbxContent>
                    <w:p w14:paraId="0B92743C" w14:textId="77777777" w:rsidR="00C42700" w:rsidRPr="0042551C" w:rsidRDefault="00C42700" w:rsidP="00C42700">
                      <w:pPr>
                        <w:jc w:val="center"/>
                        <w:rPr>
                          <w:sz w:val="18"/>
                          <w:szCs w:val="18"/>
                          <w:lang w:val="it-IT"/>
                        </w:rPr>
                      </w:pPr>
                      <w:r w:rsidRPr="0042551C">
                        <w:rPr>
                          <w:sz w:val="18"/>
                          <w:szCs w:val="18"/>
                          <w:lang w:val="it-IT"/>
                        </w:rPr>
                        <w:t>Armenia</w:t>
                      </w:r>
                    </w:p>
                  </w:txbxContent>
                </v:textbox>
              </v:shape>
            </w:pict>
          </mc:Fallback>
        </mc:AlternateContent>
      </w:r>
      <w:r w:rsidR="00C42700">
        <w:rPr>
          <w:noProof/>
        </w:rPr>
        <mc:AlternateContent>
          <mc:Choice Requires="wps">
            <w:drawing>
              <wp:anchor distT="0" distB="0" distL="114300" distR="114300" simplePos="0" relativeHeight="251755520" behindDoc="0" locked="0" layoutInCell="1" allowOverlap="1" wp14:anchorId="00722767" wp14:editId="46395D84">
                <wp:simplePos x="0" y="0"/>
                <wp:positionH relativeFrom="column">
                  <wp:posOffset>-42545</wp:posOffset>
                </wp:positionH>
                <wp:positionV relativeFrom="paragraph">
                  <wp:posOffset>231775</wp:posOffset>
                </wp:positionV>
                <wp:extent cx="0" cy="1600200"/>
                <wp:effectExtent l="95250" t="38100" r="57150" b="19050"/>
                <wp:wrapNone/>
                <wp:docPr id="73" name="Straight Connector 73"/>
                <wp:cNvGraphicFramePr/>
                <a:graphic xmlns:a="http://schemas.openxmlformats.org/drawingml/2006/main">
                  <a:graphicData uri="http://schemas.microsoft.com/office/word/2010/wordprocessingShape">
                    <wps:wsp>
                      <wps:cNvCnPr/>
                      <wps:spPr>
                        <a:xfrm>
                          <a:off x="0" y="0"/>
                          <a:ext cx="0" cy="1600200"/>
                        </a:xfrm>
                        <a:prstGeom prst="line">
                          <a:avLst/>
                        </a:prstGeom>
                        <a:ln>
                          <a:headEnd type="arrow" w="med" len="med"/>
                          <a:tailEnd type="none" w="med" len="med"/>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4A2AE25E" id="Straight Connector 73" o:spid="_x0000_s1026" style="position:absolute;z-index:251755520;visibility:visible;mso-wrap-style:square;mso-wrap-distance-left:9pt;mso-wrap-distance-top:0;mso-wrap-distance-right:9pt;mso-wrap-distance-bottom:0;mso-position-horizontal:absolute;mso-position-horizontal-relative:text;mso-position-vertical:absolute;mso-position-vertical-relative:text" from="-3.35pt,18.25pt" to="-3.35pt,14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" strokecolor="#ed7d31 [3205]" strokeweight=".5pt">
                <v:stroke startarrow="open" joinstyle="miter"/>
              </v:line>
            </w:pict>
          </mc:Fallback>
        </mc:AlternateContent>
      </w:r>
    </w:p>
    <w:p w14:paraId="02468918" w14:textId="41EC52B3" w:rsidR="005831AF" w:rsidRPr="005831AF" w:rsidRDefault="009C3A69" w:rsidP="005831AF">
      <w:pPr>
        <w:rPr>
          <w:lang w:val="en-GB"/>
        </w:rPr>
      </w:pPr>
      <w:r>
        <w:rPr>
          <w:noProof/>
          <w:lang w:val="en-GB"/>
        </w:rPr>
        <mc:AlternateContent>
          <mc:Choice Requires="wps">
            <w:drawing>
              <wp:anchor distT="0" distB="0" distL="114300" distR="114300" simplePos="0" relativeHeight="251778048" behindDoc="0" locked="0" layoutInCell="1" allowOverlap="1" wp14:anchorId="0666F4E7" wp14:editId="29BDFE0B">
                <wp:simplePos x="0" y="0"/>
                <wp:positionH relativeFrom="column">
                  <wp:posOffset>2169795</wp:posOffset>
                </wp:positionH>
                <wp:positionV relativeFrom="paragraph">
                  <wp:posOffset>64135</wp:posOffset>
                </wp:positionV>
                <wp:extent cx="478155" cy="227330"/>
                <wp:effectExtent l="0" t="0" r="17145" b="20320"/>
                <wp:wrapNone/>
                <wp:docPr id="84" name="Text Box 84"/>
                <wp:cNvGraphicFramePr/>
                <a:graphic xmlns:a="http://schemas.openxmlformats.org/drawingml/2006/main">
                  <a:graphicData uri="http://schemas.microsoft.com/office/word/2010/wordprocessingShape">
                    <wps:wsp>
                      <wps:cNvSpPr txBox="1"/>
                      <wps:spPr>
                        <a:xfrm>
                          <a:off x="0" y="0"/>
                          <a:ext cx="478155" cy="22733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88A8774" w14:textId="736104E2" w:rsidR="009C3A69" w:rsidRPr="0042551C" w:rsidRDefault="00D54D48" w:rsidP="009C3A69">
                            <w:pPr>
                              <w:jc w:val="center"/>
                              <w:rPr>
                                <w:sz w:val="18"/>
                                <w:szCs w:val="18"/>
                                <w:lang w:val="it-IT"/>
                              </w:rPr>
                            </w:pPr>
                            <w:r>
                              <w:rPr>
                                <w:sz w:val="18"/>
                                <w:szCs w:val="18"/>
                                <w:lang w:val="it-IT"/>
                              </w:rPr>
                              <w:t>1500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66F4E7" id="Text Box 84" o:spid="_x0000_s1038" type="#_x0000_t202" style="position:absolute;margin-left:170.85pt;margin-top:5.05pt;width:37.65pt;height:17.9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" fillcolor="white [3201]" strokecolor="#4472c4 [3204]" strokeweight="1pt">
                <v:textbox>
                  <w:txbxContent>
                    <w:p w14:paraId="388A8774" w14:textId="736104E2" w:rsidR="009C3A69" w:rsidRPr="0042551C" w:rsidRDefault="00D54D48" w:rsidP="009C3A69">
                      <w:pPr>
                        <w:jc w:val="center"/>
                        <w:rPr>
                          <w:sz w:val="18"/>
                          <w:szCs w:val="18"/>
                          <w:lang w:val="it-IT"/>
                        </w:rPr>
                      </w:pPr>
                      <w:r>
                        <w:rPr>
                          <w:sz w:val="18"/>
                          <w:szCs w:val="18"/>
                          <w:lang w:val="it-IT"/>
                        </w:rPr>
                        <w:t>1500</w:t>
                      </w:r>
                    </w:p>
                  </w:txbxContent>
                </v:textbox>
              </v:shape>
            </w:pict>
          </mc:Fallback>
        </mc:AlternateContent>
      </w:r>
      <w:r>
        <w:rPr>
          <w:noProof/>
          <w:lang w:val="en-GB"/>
        </w:rPr>
        <mc:AlternateContent>
          <mc:Choice Requires="wps">
            <w:drawing>
              <wp:anchor distT="0" distB="0" distL="114300" distR="114300" simplePos="0" relativeHeight="251773952" behindDoc="0" locked="0" layoutInCell="1" allowOverlap="1" wp14:anchorId="75EC157F" wp14:editId="0098F062">
                <wp:simplePos x="0" y="0"/>
                <wp:positionH relativeFrom="column">
                  <wp:posOffset>2872105</wp:posOffset>
                </wp:positionH>
                <wp:positionV relativeFrom="paragraph">
                  <wp:posOffset>235585</wp:posOffset>
                </wp:positionV>
                <wp:extent cx="1238250" cy="1308100"/>
                <wp:effectExtent l="0" t="0" r="19050" b="25400"/>
                <wp:wrapNone/>
                <wp:docPr id="82" name="Straight Connector 82"/>
                <wp:cNvGraphicFramePr/>
                <a:graphic xmlns:a="http://schemas.openxmlformats.org/drawingml/2006/main">
                  <a:graphicData uri="http://schemas.microsoft.com/office/word/2010/wordprocessingShape">
                    <wps:wsp>
                      <wps:cNvCnPr/>
                      <wps:spPr>
                        <a:xfrm>
                          <a:off x="0" y="0"/>
                          <a:ext cx="1238250" cy="130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7C5D36" id="Straight Connector 82" o:spid="_x0000_s1026" style="position:absolute;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15pt,18.55pt" to="323.65pt,1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" strokecolor="#4472c4 [3204]" strokeweight=".5pt">
                <v:stroke joinstyle="miter"/>
              </v:line>
            </w:pict>
          </mc:Fallback>
        </mc:AlternateContent>
      </w:r>
      <w:r>
        <w:rPr>
          <w:noProof/>
          <w:lang w:val="en-GB"/>
        </w:rPr>
        <mc:AlternateContent>
          <mc:Choice Requires="wps">
            <w:drawing>
              <wp:anchor distT="0" distB="0" distL="114300" distR="114300" simplePos="0" relativeHeight="251763712" behindDoc="0" locked="0" layoutInCell="1" allowOverlap="1" wp14:anchorId="4DCC5626" wp14:editId="2787E1F7">
                <wp:simplePos x="0" y="0"/>
                <wp:positionH relativeFrom="column">
                  <wp:posOffset>-624205</wp:posOffset>
                </wp:positionH>
                <wp:positionV relativeFrom="paragraph">
                  <wp:posOffset>285115</wp:posOffset>
                </wp:positionV>
                <wp:extent cx="478746" cy="227442"/>
                <wp:effectExtent l="0" t="0" r="17145" b="20320"/>
                <wp:wrapNone/>
                <wp:docPr id="77" name="Text Box 77"/>
                <wp:cNvGraphicFramePr/>
                <a:graphic xmlns:a="http://schemas.openxmlformats.org/drawingml/2006/main">
                  <a:graphicData uri="http://schemas.microsoft.com/office/word/2010/wordprocessingShape">
                    <wps:wsp>
                      <wps:cNvSpPr txBox="1"/>
                      <wps:spPr>
                        <a:xfrm>
                          <a:off x="0" y="0"/>
                          <a:ext cx="478746" cy="227442"/>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EC8EA63" w14:textId="7D825949" w:rsidR="009C3A69" w:rsidRPr="0042551C" w:rsidRDefault="009C3A69" w:rsidP="009C3A69">
                            <w:pPr>
                              <w:jc w:val="center"/>
                              <w:rPr>
                                <w:sz w:val="18"/>
                                <w:szCs w:val="18"/>
                                <w:lang w:val="it-IT"/>
                              </w:rPr>
                            </w:pPr>
                            <w:r>
                              <w:rPr>
                                <w:sz w:val="18"/>
                                <w:szCs w:val="18"/>
                                <w:lang w:val="it-IT"/>
                              </w:rPr>
                              <w:t>1200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CC5626" id="Text Box 77" o:spid="_x0000_s1039" type="#_x0000_t202" style="position:absolute;margin-left:-49.15pt;margin-top:22.45pt;width:37.7pt;height:17.9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" fillcolor="white [3201]" strokecolor="#4472c4 [3204]" strokeweight="1pt">
                <v:textbox>
                  <w:txbxContent>
                    <w:p w14:paraId="0EC8EA63" w14:textId="7D825949" w:rsidR="009C3A69" w:rsidRPr="0042551C" w:rsidRDefault="009C3A69" w:rsidP="009C3A69">
                      <w:pPr>
                        <w:jc w:val="center"/>
                        <w:rPr>
                          <w:sz w:val="18"/>
                          <w:szCs w:val="18"/>
                          <w:lang w:val="it-IT"/>
                        </w:rPr>
                      </w:pPr>
                      <w:r>
                        <w:rPr>
                          <w:sz w:val="18"/>
                          <w:szCs w:val="18"/>
                          <w:lang w:val="it-IT"/>
                        </w:rPr>
                        <w:t>1200</w:t>
                      </w:r>
                    </w:p>
                  </w:txbxContent>
                </v:textbox>
              </v:shape>
            </w:pict>
          </mc:Fallback>
        </mc:AlternateContent>
      </w:r>
    </w:p>
    <w:p w14:paraId="70BFC676" w14:textId="775CC695" w:rsidR="005831AF" w:rsidRPr="005831AF" w:rsidRDefault="009C3A69" w:rsidP="005831AF">
      <w:pPr>
        <w:rPr>
          <w:lang w:val="en-GB"/>
        </w:rPr>
      </w:pPr>
      <w:r>
        <w:rPr>
          <w:noProof/>
          <w:lang w:val="en-GB"/>
        </w:rPr>
        <mc:AlternateContent>
          <mc:Choice Requires="wps">
            <w:drawing>
              <wp:anchor distT="0" distB="0" distL="114300" distR="114300" simplePos="0" relativeHeight="251780096" behindDoc="0" locked="0" layoutInCell="1" allowOverlap="1" wp14:anchorId="0D844BC5" wp14:editId="2244CD0B">
                <wp:simplePos x="0" y="0"/>
                <wp:positionH relativeFrom="column">
                  <wp:posOffset>2199640</wp:posOffset>
                </wp:positionH>
                <wp:positionV relativeFrom="paragraph">
                  <wp:posOffset>233680</wp:posOffset>
                </wp:positionV>
                <wp:extent cx="340360" cy="229235"/>
                <wp:effectExtent l="0" t="0" r="21590" b="18415"/>
                <wp:wrapNone/>
                <wp:docPr id="85" name="Text Box 85"/>
                <wp:cNvGraphicFramePr/>
                <a:graphic xmlns:a="http://schemas.openxmlformats.org/drawingml/2006/main">
                  <a:graphicData uri="http://schemas.microsoft.com/office/word/2010/wordprocessingShape">
                    <wps:wsp>
                      <wps:cNvSpPr txBox="1"/>
                      <wps:spPr>
                        <a:xfrm>
                          <a:off x="0" y="0"/>
                          <a:ext cx="340360" cy="22923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F70870B" w14:textId="77777777" w:rsidR="009C3A69" w:rsidRPr="0042551C" w:rsidRDefault="009C3A69" w:rsidP="009C3A69">
                            <w:pPr>
                              <w:jc w:val="center"/>
                              <w:rPr>
                                <w:sz w:val="18"/>
                                <w:szCs w:val="18"/>
                                <w:lang w:val="it-IT"/>
                              </w:rPr>
                            </w:pPr>
                            <w:r w:rsidRPr="0042551C">
                              <w:rPr>
                                <w:sz w:val="18"/>
                                <w:szCs w:val="18"/>
                                <w:lang w:val="it-IT"/>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44BC5" id="Text Box 85" o:spid="_x0000_s1040" type="#_x0000_t202" style="position:absolute;margin-left:173.2pt;margin-top:18.4pt;width:26.8pt;height:18.0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" fillcolor="white [3201]" strokecolor="#4472c4 [3204]" strokeweight="1pt">
                <v:textbox>
                  <w:txbxContent>
                    <w:p w14:paraId="1F70870B" w14:textId="77777777" w:rsidR="009C3A69" w:rsidRPr="0042551C" w:rsidRDefault="009C3A69" w:rsidP="009C3A69">
                      <w:pPr>
                        <w:jc w:val="center"/>
                        <w:rPr>
                          <w:sz w:val="18"/>
                          <w:szCs w:val="18"/>
                          <w:lang w:val="it-IT"/>
                        </w:rPr>
                      </w:pPr>
                      <w:r w:rsidRPr="0042551C">
                        <w:rPr>
                          <w:sz w:val="18"/>
                          <w:szCs w:val="18"/>
                          <w:lang w:val="it-IT"/>
                        </w:rPr>
                        <w:t>C</w:t>
                      </w:r>
                    </w:p>
                  </w:txbxContent>
                </v:textbox>
              </v:shape>
            </w:pict>
          </mc:Fallback>
        </mc:AlternateContent>
      </w:r>
      <w:r>
        <w:rPr>
          <w:noProof/>
          <w:lang w:val="en-GB"/>
        </w:rPr>
        <mc:AlternateContent>
          <mc:Choice Requires="wps">
            <w:drawing>
              <wp:anchor distT="0" distB="0" distL="114300" distR="114300" simplePos="0" relativeHeight="251767808" behindDoc="0" locked="0" layoutInCell="1" allowOverlap="1" wp14:anchorId="6B09E7C5" wp14:editId="693F49FD">
                <wp:simplePos x="0" y="0"/>
                <wp:positionH relativeFrom="column">
                  <wp:posOffset>-36195</wp:posOffset>
                </wp:positionH>
                <wp:positionV relativeFrom="paragraph">
                  <wp:posOffset>119380</wp:posOffset>
                </wp:positionV>
                <wp:extent cx="1081405" cy="1144905"/>
                <wp:effectExtent l="0" t="0" r="23495" b="36195"/>
                <wp:wrapNone/>
                <wp:docPr id="79" name="Straight Connector 79"/>
                <wp:cNvGraphicFramePr/>
                <a:graphic xmlns:a="http://schemas.openxmlformats.org/drawingml/2006/main">
                  <a:graphicData uri="http://schemas.microsoft.com/office/word/2010/wordprocessingShape">
                    <wps:wsp>
                      <wps:cNvCnPr/>
                      <wps:spPr>
                        <a:xfrm>
                          <a:off x="0" y="0"/>
                          <a:ext cx="1081405" cy="114490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455CD8" id="Straight Connector 79" o:spid="_x0000_s1026" style="position:absolute;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pt,9.4pt" to="82.3pt,9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" strokecolor="#4472c4 [3204]" strokeweight=".5pt">
                <v:stroke joinstyle="miter"/>
              </v:line>
            </w:pict>
          </mc:Fallback>
        </mc:AlternateContent>
      </w:r>
      <w:r>
        <w:rPr>
          <w:noProof/>
          <w:lang w:val="en-GB"/>
        </w:rPr>
        <mc:AlternateContent>
          <mc:Choice Requires="wps">
            <w:drawing>
              <wp:anchor distT="0" distB="0" distL="114300" distR="114300" simplePos="0" relativeHeight="251765760" behindDoc="0" locked="0" layoutInCell="1" allowOverlap="1" wp14:anchorId="0775DCC7" wp14:editId="57F88270">
                <wp:simplePos x="0" y="0"/>
                <wp:positionH relativeFrom="column">
                  <wp:posOffset>-571500</wp:posOffset>
                </wp:positionH>
                <wp:positionV relativeFrom="paragraph">
                  <wp:posOffset>354330</wp:posOffset>
                </wp:positionV>
                <wp:extent cx="340520" cy="229235"/>
                <wp:effectExtent l="0" t="0" r="21590" b="18415"/>
                <wp:wrapNone/>
                <wp:docPr id="78" name="Text Box 78"/>
                <wp:cNvGraphicFramePr/>
                <a:graphic xmlns:a="http://schemas.openxmlformats.org/drawingml/2006/main">
                  <a:graphicData uri="http://schemas.microsoft.com/office/word/2010/wordprocessingShape">
                    <wps:wsp>
                      <wps:cNvSpPr txBox="1"/>
                      <wps:spPr>
                        <a:xfrm>
                          <a:off x="0" y="0"/>
                          <a:ext cx="340520" cy="22923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D277D91" w14:textId="77777777" w:rsidR="009C3A69" w:rsidRPr="0042551C" w:rsidRDefault="009C3A69" w:rsidP="009C3A69">
                            <w:pPr>
                              <w:jc w:val="center"/>
                              <w:rPr>
                                <w:sz w:val="18"/>
                                <w:szCs w:val="18"/>
                                <w:lang w:val="it-IT"/>
                              </w:rPr>
                            </w:pPr>
                            <w:r w:rsidRPr="0042551C">
                              <w:rPr>
                                <w:sz w:val="18"/>
                                <w:szCs w:val="18"/>
                                <w:lang w:val="it-IT"/>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5DCC7" id="Text Box 78" o:spid="_x0000_s1041" type="#_x0000_t202" style="position:absolute;margin-left:-45pt;margin-top:27.9pt;width:26.8pt;height:18.0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" fillcolor="white [3201]" strokecolor="#4472c4 [3204]" strokeweight="1pt">
                <v:textbox>
                  <w:txbxContent>
                    <w:p w14:paraId="1D277D91" w14:textId="77777777" w:rsidR="009C3A69" w:rsidRPr="0042551C" w:rsidRDefault="009C3A69" w:rsidP="009C3A69">
                      <w:pPr>
                        <w:jc w:val="center"/>
                        <w:rPr>
                          <w:sz w:val="18"/>
                          <w:szCs w:val="18"/>
                          <w:lang w:val="it-IT"/>
                        </w:rPr>
                      </w:pPr>
                      <w:r w:rsidRPr="0042551C">
                        <w:rPr>
                          <w:sz w:val="18"/>
                          <w:szCs w:val="18"/>
                          <w:lang w:val="it-IT"/>
                        </w:rPr>
                        <w:t>C</w:t>
                      </w:r>
                    </w:p>
                  </w:txbxContent>
                </v:textbox>
              </v:shape>
            </w:pict>
          </mc:Fallback>
        </mc:AlternateContent>
      </w:r>
    </w:p>
    <w:p w14:paraId="58F54D07" w14:textId="6F34FBE2" w:rsidR="005831AF" w:rsidRDefault="009C3A69" w:rsidP="005831AF">
      <w:pPr>
        <w:rPr>
          <w:lang w:val="en-GB"/>
        </w:rPr>
      </w:pPr>
      <w:r>
        <w:rPr>
          <w:noProof/>
        </w:rPr>
        <mc:AlternateContent>
          <mc:Choice Requires="wps">
            <w:drawing>
              <wp:anchor distT="0" distB="0" distL="114300" distR="114300" simplePos="0" relativeHeight="251769856" behindDoc="0" locked="0" layoutInCell="1" allowOverlap="1" wp14:anchorId="5195A4EC" wp14:editId="25083051">
                <wp:simplePos x="0" y="0"/>
                <wp:positionH relativeFrom="column">
                  <wp:posOffset>3653155</wp:posOffset>
                </wp:positionH>
                <wp:positionV relativeFrom="paragraph">
                  <wp:posOffset>186690</wp:posOffset>
                </wp:positionV>
                <wp:extent cx="0" cy="1600200"/>
                <wp:effectExtent l="0" t="76200" r="19050" b="114300"/>
                <wp:wrapNone/>
                <wp:docPr id="80" name="Straight Connector 80"/>
                <wp:cNvGraphicFramePr/>
                <a:graphic xmlns:a="http://schemas.openxmlformats.org/drawingml/2006/main">
                  <a:graphicData uri="http://schemas.microsoft.com/office/word/2010/wordprocessingShape">
                    <wps:wsp>
                      <wps:cNvCnPr/>
                      <wps:spPr>
                        <a:xfrm rot="5400000">
                          <a:off x="0" y="0"/>
                          <a:ext cx="0" cy="1600200"/>
                        </a:xfrm>
                        <a:prstGeom prst="line">
                          <a:avLst/>
                        </a:prstGeom>
                        <a:ln>
                          <a:headEnd type="arrow" w="med" len="med"/>
                          <a:tailEnd type="none" w="med" len="med"/>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068C919A" id="Straight Connector 80" o:spid="_x0000_s1026" style="position:absolute;rotation:90;z-index:251769856;visibility:visible;mso-wrap-style:square;mso-wrap-distance-left:9pt;mso-wrap-distance-top:0;mso-wrap-distance-right:9pt;mso-wrap-distance-bottom:0;mso-position-horizontal:absolute;mso-position-horizontal-relative:text;mso-position-vertical:absolute;mso-position-vertical-relative:text" from="287.65pt,14.7pt" to="287.65pt,14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" strokecolor="#ed7d31 [3205]" strokeweight=".5pt">
                <v:stroke startarrow="open" joinstyle="miter"/>
              </v:line>
            </w:pict>
          </mc:Fallback>
        </mc:AlternateContent>
      </w:r>
      <w:r w:rsidR="00C42700">
        <w:rPr>
          <w:noProof/>
        </w:rPr>
        <mc:AlternateContent>
          <mc:Choice Requires="wps">
            <w:drawing>
              <wp:anchor distT="0" distB="0" distL="114300" distR="114300" simplePos="0" relativeHeight="251753472" behindDoc="0" locked="0" layoutInCell="1" allowOverlap="1" wp14:anchorId="601273EC" wp14:editId="4F4FC922">
                <wp:simplePos x="0" y="0"/>
                <wp:positionH relativeFrom="column">
                  <wp:posOffset>759460</wp:posOffset>
                </wp:positionH>
                <wp:positionV relativeFrom="paragraph">
                  <wp:posOffset>179705</wp:posOffset>
                </wp:positionV>
                <wp:extent cx="0" cy="1600200"/>
                <wp:effectExtent l="0" t="76200" r="19050" b="114300"/>
                <wp:wrapNone/>
                <wp:docPr id="72" name="Straight Connector 72"/>
                <wp:cNvGraphicFramePr/>
                <a:graphic xmlns:a="http://schemas.openxmlformats.org/drawingml/2006/main">
                  <a:graphicData uri="http://schemas.microsoft.com/office/word/2010/wordprocessingShape">
                    <wps:wsp>
                      <wps:cNvCnPr/>
                      <wps:spPr>
                        <a:xfrm rot="5400000">
                          <a:off x="0" y="0"/>
                          <a:ext cx="0" cy="1600200"/>
                        </a:xfrm>
                        <a:prstGeom prst="line">
                          <a:avLst/>
                        </a:prstGeom>
                        <a:ln>
                          <a:headEnd type="arrow" w="med" len="med"/>
                          <a:tailEnd type="none" w="med" len="med"/>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41C15C17" id="Straight Connector 72" o:spid="_x0000_s1026" style="position:absolute;rotation:90;z-index:251753472;visibility:visible;mso-wrap-style:square;mso-wrap-distance-left:9pt;mso-wrap-distance-top:0;mso-wrap-distance-right:9pt;mso-wrap-distance-bottom:0;mso-position-horizontal:absolute;mso-position-horizontal-relative:text;mso-position-vertical:absolute;mso-position-vertical-relative:text" from="59.8pt,14.15pt" to="59.8pt,1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" strokecolor="#ed7d31 [3205]" strokeweight=".5pt">
                <v:stroke startarrow="open" joinstyle="miter"/>
              </v:line>
            </w:pict>
          </mc:Fallback>
        </mc:AlternateContent>
      </w:r>
    </w:p>
    <w:p w14:paraId="5658BA62" w14:textId="397AECE2" w:rsidR="006F144F" w:rsidRDefault="006F144F" w:rsidP="005831AF">
      <w:pPr>
        <w:rPr>
          <w:lang w:val="en-GB"/>
        </w:rPr>
      </w:pPr>
    </w:p>
    <w:p w14:paraId="5924B557" w14:textId="704DABA3" w:rsidR="00C42700" w:rsidRDefault="00C42700" w:rsidP="005831AF">
      <w:pPr>
        <w:rPr>
          <w:lang w:val="en-GB"/>
        </w:rPr>
      </w:pPr>
    </w:p>
    <w:p w14:paraId="6EBE6EAB" w14:textId="64D64C37" w:rsidR="00C42700" w:rsidRDefault="00C42700" w:rsidP="005831AF">
      <w:pPr>
        <w:rPr>
          <w:lang w:val="en-GB"/>
        </w:rPr>
      </w:pPr>
      <w:r>
        <w:rPr>
          <w:noProof/>
          <w:lang w:val="en-GB"/>
        </w:rPr>
        <mc:AlternateContent>
          <mc:Choice Requires="wps">
            <w:drawing>
              <wp:anchor distT="0" distB="0" distL="114300" distR="114300" simplePos="0" relativeHeight="251759616" behindDoc="0" locked="0" layoutInCell="1" allowOverlap="1" wp14:anchorId="01FF390C" wp14:editId="2B3B3E57">
                <wp:simplePos x="0" y="0"/>
                <wp:positionH relativeFrom="column">
                  <wp:posOffset>340995</wp:posOffset>
                </wp:positionH>
                <wp:positionV relativeFrom="paragraph">
                  <wp:posOffset>285115</wp:posOffset>
                </wp:positionV>
                <wp:extent cx="335630" cy="229887"/>
                <wp:effectExtent l="0" t="0" r="26670" b="17780"/>
                <wp:wrapNone/>
                <wp:docPr id="75" name="Text Box 75"/>
                <wp:cNvGraphicFramePr/>
                <a:graphic xmlns:a="http://schemas.openxmlformats.org/drawingml/2006/main">
                  <a:graphicData uri="http://schemas.microsoft.com/office/word/2010/wordprocessingShape">
                    <wps:wsp>
                      <wps:cNvSpPr txBox="1"/>
                      <wps:spPr>
                        <a:xfrm>
                          <a:off x="0" y="0"/>
                          <a:ext cx="335630" cy="229887"/>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C59D0F9" w14:textId="77777777" w:rsidR="00C42700" w:rsidRPr="0042551C" w:rsidRDefault="00C42700" w:rsidP="00C42700">
                            <w:pPr>
                              <w:jc w:val="center"/>
                              <w:rPr>
                                <w:sz w:val="18"/>
                                <w:szCs w:val="18"/>
                                <w:lang w:val="it-IT"/>
                              </w:rPr>
                            </w:pPr>
                            <w:r w:rsidRPr="0042551C">
                              <w:rPr>
                                <w:sz w:val="18"/>
                                <w:szCs w:val="18"/>
                                <w:lang w:val="it-IT"/>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FF390C" id="Text Box 75" o:spid="_x0000_s1042" type="#_x0000_t202" style="position:absolute;margin-left:26.85pt;margin-top:22.45pt;width:26.45pt;height:18.1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" fillcolor="white [3201]" strokecolor="#4472c4 [3204]" strokeweight="1pt">
                <v:textbox>
                  <w:txbxContent>
                    <w:p w14:paraId="4C59D0F9" w14:textId="77777777" w:rsidR="00C42700" w:rsidRPr="0042551C" w:rsidRDefault="00C42700" w:rsidP="00C42700">
                      <w:pPr>
                        <w:jc w:val="center"/>
                        <w:rPr>
                          <w:sz w:val="18"/>
                          <w:szCs w:val="18"/>
                          <w:lang w:val="it-IT"/>
                        </w:rPr>
                      </w:pPr>
                      <w:r w:rsidRPr="0042551C">
                        <w:rPr>
                          <w:sz w:val="18"/>
                          <w:szCs w:val="18"/>
                          <w:lang w:val="it-IT"/>
                        </w:rPr>
                        <w:t>D</w:t>
                      </w:r>
                    </w:p>
                  </w:txbxContent>
                </v:textbox>
              </v:shape>
            </w:pict>
          </mc:Fallback>
        </mc:AlternateContent>
      </w:r>
    </w:p>
    <w:p w14:paraId="73494EF4" w14:textId="2FB75195" w:rsidR="009C3A69" w:rsidRDefault="009C3A69" w:rsidP="009C3A69">
      <w:pPr>
        <w:rPr>
          <w:lang w:val="en-GB"/>
        </w:rPr>
      </w:pPr>
      <w:r>
        <w:rPr>
          <w:noProof/>
          <w:lang w:val="en-GB"/>
        </w:rPr>
        <mc:AlternateContent>
          <mc:Choice Requires="wps">
            <w:drawing>
              <wp:anchor distT="0" distB="0" distL="114300" distR="114300" simplePos="0" relativeHeight="251784192" behindDoc="0" locked="0" layoutInCell="1" allowOverlap="1" wp14:anchorId="281530AA" wp14:editId="24C1D6C0">
                <wp:simplePos x="0" y="0"/>
                <wp:positionH relativeFrom="column">
                  <wp:posOffset>3867785</wp:posOffset>
                </wp:positionH>
                <wp:positionV relativeFrom="paragraph">
                  <wp:posOffset>35560</wp:posOffset>
                </wp:positionV>
                <wp:extent cx="478155" cy="227330"/>
                <wp:effectExtent l="0" t="0" r="17145" b="20320"/>
                <wp:wrapNone/>
                <wp:docPr id="87" name="Text Box 87"/>
                <wp:cNvGraphicFramePr/>
                <a:graphic xmlns:a="http://schemas.openxmlformats.org/drawingml/2006/main">
                  <a:graphicData uri="http://schemas.microsoft.com/office/word/2010/wordprocessingShape">
                    <wps:wsp>
                      <wps:cNvSpPr txBox="1"/>
                      <wps:spPr>
                        <a:xfrm>
                          <a:off x="0" y="0"/>
                          <a:ext cx="478155" cy="22733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6AD8BBE3" w14:textId="23D444D8" w:rsidR="009C3A69" w:rsidRPr="0042551C" w:rsidRDefault="00D54D48" w:rsidP="009C3A69">
                            <w:pPr>
                              <w:jc w:val="center"/>
                              <w:rPr>
                                <w:sz w:val="18"/>
                                <w:szCs w:val="18"/>
                                <w:lang w:val="it-IT"/>
                              </w:rPr>
                            </w:pPr>
                            <w:r>
                              <w:rPr>
                                <w:sz w:val="18"/>
                                <w:szCs w:val="18"/>
                                <w:lang w:val="it-IT"/>
                              </w:rPr>
                              <w:t>7</w:t>
                            </w:r>
                            <w:r w:rsidR="009C3A69">
                              <w:rPr>
                                <w:sz w:val="18"/>
                                <w:szCs w:val="18"/>
                                <w:lang w:val="it-IT"/>
                              </w:rPr>
                              <w:t>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1530AA" id="Text Box 87" o:spid="_x0000_s1043" type="#_x0000_t202" style="position:absolute;margin-left:304.55pt;margin-top:2.8pt;width:37.65pt;height:17.9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" fillcolor="white [3201]" strokecolor="#4472c4 [3204]" strokeweight="1pt">
                <v:textbox>
                  <w:txbxContent>
                    <w:p w14:paraId="6AD8BBE3" w14:textId="23D444D8" w:rsidR="009C3A69" w:rsidRPr="0042551C" w:rsidRDefault="00D54D48" w:rsidP="009C3A69">
                      <w:pPr>
                        <w:jc w:val="center"/>
                        <w:rPr>
                          <w:sz w:val="18"/>
                          <w:szCs w:val="18"/>
                          <w:lang w:val="it-IT"/>
                        </w:rPr>
                      </w:pPr>
                      <w:r>
                        <w:rPr>
                          <w:sz w:val="18"/>
                          <w:szCs w:val="18"/>
                          <w:lang w:val="it-IT"/>
                        </w:rPr>
                        <w:t>7</w:t>
                      </w:r>
                      <w:r w:rsidR="009C3A69">
                        <w:rPr>
                          <w:sz w:val="18"/>
                          <w:szCs w:val="18"/>
                          <w:lang w:val="it-IT"/>
                        </w:rPr>
                        <w:t>50</w:t>
                      </w:r>
                    </w:p>
                  </w:txbxContent>
                </v:textbox>
              </v:shape>
            </w:pict>
          </mc:Fallback>
        </mc:AlternateContent>
      </w:r>
      <w:r>
        <w:rPr>
          <w:noProof/>
          <w:lang w:val="en-GB"/>
        </w:rPr>
        <mc:AlternateContent>
          <mc:Choice Requires="wps">
            <w:drawing>
              <wp:anchor distT="0" distB="0" distL="114300" distR="114300" simplePos="0" relativeHeight="251782144" behindDoc="0" locked="0" layoutInCell="1" allowOverlap="1" wp14:anchorId="7B9F04C9" wp14:editId="36CAC800">
                <wp:simplePos x="0" y="0"/>
                <wp:positionH relativeFrom="column">
                  <wp:posOffset>3211830</wp:posOffset>
                </wp:positionH>
                <wp:positionV relativeFrom="paragraph">
                  <wp:posOffset>30480</wp:posOffset>
                </wp:positionV>
                <wp:extent cx="335630" cy="229887"/>
                <wp:effectExtent l="0" t="0" r="26670" b="17780"/>
                <wp:wrapNone/>
                <wp:docPr id="86" name="Text Box 86"/>
                <wp:cNvGraphicFramePr/>
                <a:graphic xmlns:a="http://schemas.openxmlformats.org/drawingml/2006/main">
                  <a:graphicData uri="http://schemas.microsoft.com/office/word/2010/wordprocessingShape">
                    <wps:wsp>
                      <wps:cNvSpPr txBox="1"/>
                      <wps:spPr>
                        <a:xfrm>
                          <a:off x="0" y="0"/>
                          <a:ext cx="335630" cy="229887"/>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3BE465B" w14:textId="77777777" w:rsidR="009C3A69" w:rsidRPr="0042551C" w:rsidRDefault="009C3A69" w:rsidP="009C3A69">
                            <w:pPr>
                              <w:jc w:val="center"/>
                              <w:rPr>
                                <w:sz w:val="18"/>
                                <w:szCs w:val="18"/>
                                <w:lang w:val="it-IT"/>
                              </w:rPr>
                            </w:pPr>
                            <w:r w:rsidRPr="0042551C">
                              <w:rPr>
                                <w:sz w:val="18"/>
                                <w:szCs w:val="18"/>
                                <w:lang w:val="it-IT"/>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9F04C9" id="Text Box 86" o:spid="_x0000_s1044" type="#_x0000_t202" style="position:absolute;margin-left:252.9pt;margin-top:2.4pt;width:26.45pt;height:18.1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" fillcolor="white [3201]" strokecolor="#4472c4 [3204]" strokeweight="1pt">
                <v:textbox>
                  <w:txbxContent>
                    <w:p w14:paraId="33BE465B" w14:textId="77777777" w:rsidR="009C3A69" w:rsidRPr="0042551C" w:rsidRDefault="009C3A69" w:rsidP="009C3A69">
                      <w:pPr>
                        <w:jc w:val="center"/>
                        <w:rPr>
                          <w:sz w:val="18"/>
                          <w:szCs w:val="18"/>
                          <w:lang w:val="it-IT"/>
                        </w:rPr>
                      </w:pPr>
                      <w:r w:rsidRPr="0042551C">
                        <w:rPr>
                          <w:sz w:val="18"/>
                          <w:szCs w:val="18"/>
                          <w:lang w:val="it-IT"/>
                        </w:rPr>
                        <w:t>D</w:t>
                      </w:r>
                    </w:p>
                  </w:txbxContent>
                </v:textbox>
              </v:shape>
            </w:pict>
          </mc:Fallback>
        </mc:AlternateContent>
      </w:r>
      <w:r>
        <w:rPr>
          <w:noProof/>
          <w:lang w:val="en-GB"/>
        </w:rPr>
        <mc:AlternateContent>
          <mc:Choice Requires="wps">
            <w:drawing>
              <wp:anchor distT="0" distB="0" distL="114300" distR="114300" simplePos="0" relativeHeight="251761664" behindDoc="0" locked="0" layoutInCell="1" allowOverlap="1" wp14:anchorId="173C19AF" wp14:editId="19BF6E2D">
                <wp:simplePos x="0" y="0"/>
                <wp:positionH relativeFrom="column">
                  <wp:posOffset>912495</wp:posOffset>
                </wp:positionH>
                <wp:positionV relativeFrom="paragraph">
                  <wp:posOffset>14605</wp:posOffset>
                </wp:positionV>
                <wp:extent cx="478155" cy="227330"/>
                <wp:effectExtent l="0" t="0" r="17145" b="20320"/>
                <wp:wrapNone/>
                <wp:docPr id="76" name="Text Box 76"/>
                <wp:cNvGraphicFramePr/>
                <a:graphic xmlns:a="http://schemas.openxmlformats.org/drawingml/2006/main">
                  <a:graphicData uri="http://schemas.microsoft.com/office/word/2010/wordprocessingShape">
                    <wps:wsp>
                      <wps:cNvSpPr txBox="1"/>
                      <wps:spPr>
                        <a:xfrm>
                          <a:off x="0" y="0"/>
                          <a:ext cx="478155" cy="22733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E70D74A" w14:textId="77777777" w:rsidR="009C3A69" w:rsidRPr="0042551C" w:rsidRDefault="009C3A69" w:rsidP="009C3A69">
                            <w:pPr>
                              <w:jc w:val="center"/>
                              <w:rPr>
                                <w:sz w:val="18"/>
                                <w:szCs w:val="18"/>
                                <w:lang w:val="it-IT"/>
                              </w:rPr>
                            </w:pPr>
                            <w:r>
                              <w:rPr>
                                <w:sz w:val="18"/>
                                <w:szCs w:val="18"/>
                                <w:lang w:val="it-IT"/>
                              </w:rPr>
                              <w:t>600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3C19AF" id="Text Box 76" o:spid="_x0000_s1045" type="#_x0000_t202" style="position:absolute;margin-left:71.85pt;margin-top:1.15pt;width:37.65pt;height:17.9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" fillcolor="white [3201]" strokecolor="#4472c4 [3204]" strokeweight="1pt">
                <v:textbox>
                  <w:txbxContent>
                    <w:p w14:paraId="0E70D74A" w14:textId="77777777" w:rsidR="009C3A69" w:rsidRPr="0042551C" w:rsidRDefault="009C3A69" w:rsidP="009C3A69">
                      <w:pPr>
                        <w:jc w:val="center"/>
                        <w:rPr>
                          <w:sz w:val="18"/>
                          <w:szCs w:val="18"/>
                          <w:lang w:val="it-IT"/>
                        </w:rPr>
                      </w:pPr>
                      <w:r>
                        <w:rPr>
                          <w:sz w:val="18"/>
                          <w:szCs w:val="18"/>
                          <w:lang w:val="it-IT"/>
                        </w:rPr>
                        <w:t>600</w:t>
                      </w:r>
                    </w:p>
                  </w:txbxContent>
                </v:textbox>
              </v:shape>
            </w:pict>
          </mc:Fallback>
        </mc:AlternateContent>
      </w:r>
    </w:p>
    <w:p w14:paraId="26C1920E" w14:textId="70824F31" w:rsidR="009C3A69" w:rsidRDefault="009C3A69" w:rsidP="009C3A69">
      <w:pPr>
        <w:pStyle w:val="ListParagraph"/>
      </w:pPr>
    </w:p>
    <w:p w14:paraId="52F60877" w14:textId="68468FCF" w:rsidR="00D814C1" w:rsidRDefault="009C3A69" w:rsidP="00D814C1">
      <w:pPr>
        <w:pStyle w:val="ListParagraph"/>
        <w:numPr>
          <w:ilvl w:val="0"/>
          <w:numId w:val="18"/>
        </w:numPr>
        <w:rPr>
          <w:rFonts w:asciiTheme="minorHAnsi" w:eastAsiaTheme="minorHAnsi" w:hAnsiTheme="minorHAnsi" w:cstheme="minorBidi"/>
          <w:sz w:val="22"/>
          <w:szCs w:val="22"/>
          <w:lang w:eastAsia="en-US"/>
        </w:rPr>
      </w:pPr>
      <w:r w:rsidRPr="00D814C1">
        <w:rPr>
          <w:rFonts w:asciiTheme="minorHAnsi" w:eastAsiaTheme="minorHAnsi" w:hAnsiTheme="minorHAnsi" w:cstheme="minorBidi"/>
          <w:sz w:val="22"/>
          <w:szCs w:val="22"/>
          <w:lang w:eastAsia="en-US"/>
        </w:rPr>
        <w:lastRenderedPageBreak/>
        <w:t>If each country still needs to produce 100 units of dairy product, then Armenia produce 600 units of dairy product</w:t>
      </w:r>
      <w:r w:rsidR="00D814C1" w:rsidRPr="00D814C1">
        <w:rPr>
          <w:rFonts w:asciiTheme="minorHAnsi" w:eastAsiaTheme="minorHAnsi" w:hAnsiTheme="minorHAnsi" w:cstheme="minorBidi"/>
          <w:sz w:val="22"/>
          <w:szCs w:val="22"/>
          <w:lang w:eastAsia="en-US"/>
        </w:rPr>
        <w:t xml:space="preserve">s, keep 100 of them and sell the remaining 500 units for 1000 </w:t>
      </w:r>
      <w:r w:rsidR="00A740F0" w:rsidRPr="00D814C1">
        <w:rPr>
          <w:rFonts w:asciiTheme="minorHAnsi" w:eastAsiaTheme="minorHAnsi" w:hAnsiTheme="minorHAnsi" w:cstheme="minorBidi"/>
          <w:sz w:val="22"/>
          <w:szCs w:val="22"/>
          <w:lang w:eastAsia="en-US"/>
        </w:rPr>
        <w:t>computers (</w:t>
      </w:r>
      <w:r w:rsidR="00D814C1" w:rsidRPr="00D814C1">
        <w:rPr>
          <w:rFonts w:asciiTheme="minorHAnsi" w:eastAsiaTheme="minorHAnsi" w:hAnsiTheme="minorHAnsi" w:cstheme="minorBidi"/>
          <w:sz w:val="22"/>
          <w:szCs w:val="22"/>
          <w:lang w:eastAsia="en-US"/>
        </w:rPr>
        <w:t>500*2).</w:t>
      </w:r>
      <w:r w:rsidR="00D814C1">
        <w:t xml:space="preserve"> </w:t>
      </w:r>
      <w:r w:rsidR="00D814C1" w:rsidRPr="00D814C1">
        <w:rPr>
          <w:rFonts w:asciiTheme="minorHAnsi" w:eastAsiaTheme="minorHAnsi" w:hAnsiTheme="minorHAnsi" w:cstheme="minorBidi"/>
          <w:sz w:val="22"/>
          <w:szCs w:val="22"/>
          <w:lang w:eastAsia="en-US"/>
        </w:rPr>
        <w:t xml:space="preserve">On the other hand, Belarus will produce </w:t>
      </w:r>
      <w:r w:rsidR="007F6A09">
        <w:rPr>
          <w:rFonts w:asciiTheme="minorHAnsi" w:eastAsiaTheme="minorHAnsi" w:hAnsiTheme="minorHAnsi" w:cstheme="minorBidi"/>
          <w:sz w:val="22"/>
          <w:szCs w:val="22"/>
          <w:lang w:eastAsia="en-US"/>
        </w:rPr>
        <w:t>1500</w:t>
      </w:r>
      <w:r w:rsidR="00D814C1" w:rsidRPr="00D814C1">
        <w:rPr>
          <w:rFonts w:asciiTheme="minorHAnsi" w:eastAsiaTheme="minorHAnsi" w:hAnsiTheme="minorHAnsi" w:cstheme="minorBidi"/>
          <w:sz w:val="22"/>
          <w:szCs w:val="22"/>
          <w:lang w:eastAsia="en-US"/>
        </w:rPr>
        <w:t xml:space="preserve"> computers and sell 200 of them to buy 100 units of dairy products (100/0.5). Belarus will therefore consume </w:t>
      </w:r>
      <w:r w:rsidR="007F6A09">
        <w:rPr>
          <w:rFonts w:asciiTheme="minorHAnsi" w:eastAsiaTheme="minorHAnsi" w:hAnsiTheme="minorHAnsi" w:cstheme="minorBidi"/>
          <w:sz w:val="22"/>
          <w:szCs w:val="22"/>
          <w:lang w:eastAsia="en-US"/>
        </w:rPr>
        <w:t>1300</w:t>
      </w:r>
      <w:r w:rsidR="00D814C1" w:rsidRPr="00D814C1">
        <w:rPr>
          <w:rFonts w:asciiTheme="minorHAnsi" w:eastAsiaTheme="minorHAnsi" w:hAnsiTheme="minorHAnsi" w:cstheme="minorBidi"/>
          <w:sz w:val="22"/>
          <w:szCs w:val="22"/>
          <w:lang w:eastAsia="en-US"/>
        </w:rPr>
        <w:t xml:space="preserve"> computers (</w:t>
      </w:r>
      <w:r w:rsidR="007F6A09">
        <w:rPr>
          <w:rFonts w:asciiTheme="minorHAnsi" w:eastAsiaTheme="minorHAnsi" w:hAnsiTheme="minorHAnsi" w:cstheme="minorBidi"/>
          <w:sz w:val="22"/>
          <w:szCs w:val="22"/>
          <w:lang w:eastAsia="en-US"/>
        </w:rPr>
        <w:t>1500</w:t>
      </w:r>
      <w:r w:rsidR="00D814C1" w:rsidRPr="00D814C1">
        <w:rPr>
          <w:rFonts w:asciiTheme="minorHAnsi" w:eastAsiaTheme="minorHAnsi" w:hAnsiTheme="minorHAnsi" w:cstheme="minorBidi"/>
          <w:sz w:val="22"/>
          <w:szCs w:val="22"/>
          <w:lang w:eastAsia="en-US"/>
        </w:rPr>
        <w:t xml:space="preserve">-200).  </w:t>
      </w:r>
    </w:p>
    <w:p w14:paraId="1F1EAE91" w14:textId="28E6DF4F" w:rsidR="00A740F0" w:rsidRPr="00D814C1" w:rsidRDefault="00A740F0" w:rsidP="00D814C1">
      <w:pPr>
        <w:pStyle w:val="ListParagraph"/>
        <w:numPr>
          <w:ilvl w:val="0"/>
          <w:numId w:val="18"/>
        </w:numPr>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As we can see from the production possibilities frontier once trades were introduced, they were beneficial to Armenia but not to Belarus. After trade, </w:t>
      </w:r>
      <w:r w:rsidR="00C17EFC">
        <w:rPr>
          <w:rFonts w:asciiTheme="minorHAnsi" w:eastAsiaTheme="minorHAnsi" w:hAnsiTheme="minorHAnsi" w:cstheme="minorBidi"/>
          <w:sz w:val="22"/>
          <w:szCs w:val="22"/>
          <w:lang w:eastAsia="en-US"/>
        </w:rPr>
        <w:t xml:space="preserve">although </w:t>
      </w:r>
      <w:r>
        <w:rPr>
          <w:rFonts w:asciiTheme="minorHAnsi" w:eastAsiaTheme="minorHAnsi" w:hAnsiTheme="minorHAnsi" w:cstheme="minorBidi"/>
          <w:sz w:val="22"/>
          <w:szCs w:val="22"/>
          <w:lang w:eastAsia="en-US"/>
        </w:rPr>
        <w:t>both countries the same units of dairy products</w:t>
      </w:r>
      <w:r w:rsidR="00C17EFC">
        <w:rPr>
          <w:rFonts w:asciiTheme="minorHAnsi" w:eastAsiaTheme="minorHAnsi" w:hAnsiTheme="minorHAnsi" w:cstheme="minorBidi"/>
          <w:sz w:val="22"/>
          <w:szCs w:val="22"/>
          <w:lang w:eastAsia="en-US"/>
        </w:rPr>
        <w:t xml:space="preserve">, Armenia consume more computers whereas Belarus fewer compared to </w:t>
      </w:r>
      <w:r w:rsidR="00306810">
        <w:rPr>
          <w:rFonts w:asciiTheme="minorHAnsi" w:eastAsiaTheme="minorHAnsi" w:hAnsiTheme="minorHAnsi" w:cstheme="minorBidi"/>
          <w:sz w:val="22"/>
          <w:szCs w:val="22"/>
          <w:lang w:eastAsia="en-US"/>
        </w:rPr>
        <w:t xml:space="preserve">when it was operating in </w:t>
      </w:r>
      <w:r w:rsidR="00C17EFC">
        <w:rPr>
          <w:rFonts w:asciiTheme="minorHAnsi" w:eastAsiaTheme="minorHAnsi" w:hAnsiTheme="minorHAnsi" w:cstheme="minorBidi"/>
          <w:sz w:val="22"/>
          <w:szCs w:val="22"/>
          <w:lang w:eastAsia="en-US"/>
        </w:rPr>
        <w:t>close economy. This is explained by the fact that the opportunity cos of producing computers is higher than the opportunity cost of trading them.</w:t>
      </w:r>
    </w:p>
    <w:p w14:paraId="2E36F681" w14:textId="54C69077" w:rsidR="0040320F" w:rsidRPr="00C17EFC" w:rsidRDefault="005831AF" w:rsidP="00C17EFC">
      <w:pPr>
        <w:pStyle w:val="Heading1"/>
        <w:rPr>
          <w:bCs/>
          <w:sz w:val="24"/>
          <w:szCs w:val="24"/>
        </w:rPr>
      </w:pPr>
      <w:r w:rsidRPr="005831AF">
        <w:rPr>
          <w:bCs/>
          <w:sz w:val="24"/>
          <w:szCs w:val="24"/>
        </w:rPr>
        <w:t>Question 2 (20 points)</w:t>
      </w:r>
      <w:r w:rsidR="00D814C1">
        <w:rPr>
          <w:bCs/>
          <w:sz w:val="24"/>
          <w:szCs w:val="24"/>
        </w:rPr>
        <w:t xml:space="preserve">. </w:t>
      </w:r>
    </w:p>
    <w:p w14:paraId="6BE05332" w14:textId="4D8545B6" w:rsidR="006F144F" w:rsidRDefault="009C1660" w:rsidP="0040320F">
      <w:pPr>
        <w:rPr>
          <w:sz w:val="24"/>
          <w:szCs w:val="24"/>
        </w:rPr>
      </w:pPr>
      <w:r>
        <w:rPr>
          <w:sz w:val="24"/>
          <w:szCs w:val="24"/>
        </w:rPr>
        <w:t>You are g</w:t>
      </w:r>
      <w:r w:rsidR="00555B45">
        <w:rPr>
          <w:sz w:val="24"/>
          <w:szCs w:val="24"/>
        </w:rPr>
        <w:t>iven</w:t>
      </w:r>
      <w:r w:rsidR="0040320F" w:rsidRPr="0040320F">
        <w:rPr>
          <w:sz w:val="24"/>
          <w:szCs w:val="24"/>
        </w:rPr>
        <w:t xml:space="preserve"> the following </w:t>
      </w:r>
      <w:r w:rsidR="006F144F">
        <w:rPr>
          <w:sz w:val="24"/>
          <w:szCs w:val="24"/>
        </w:rPr>
        <w:t>functions:</w:t>
      </w:r>
    </w:p>
    <w:p w14:paraId="2A598AE8" w14:textId="77777777" w:rsidR="006F144F" w:rsidRDefault="006F144F" w:rsidP="006F144F">
      <w:pPr>
        <w:pStyle w:val="ListParagraph"/>
        <w:numPr>
          <w:ilvl w:val="0"/>
          <w:numId w:val="4"/>
        </w:numPr>
        <w:rPr>
          <w:sz w:val="24"/>
          <w:szCs w:val="24"/>
        </w:rPr>
      </w:pPr>
      <w:r>
        <w:rPr>
          <w:sz w:val="24"/>
          <w:szCs w:val="24"/>
          <w:lang w:val="en-US"/>
        </w:rPr>
        <w:t>D</w:t>
      </w:r>
      <w:proofErr w:type="spellStart"/>
      <w:r w:rsidR="0040320F" w:rsidRPr="006F144F">
        <w:rPr>
          <w:sz w:val="24"/>
          <w:szCs w:val="24"/>
        </w:rPr>
        <w:t>emand</w:t>
      </w:r>
      <w:proofErr w:type="spellEnd"/>
      <w:r w:rsidR="0040320F" w:rsidRPr="006F144F">
        <w:rPr>
          <w:sz w:val="24"/>
          <w:szCs w:val="24"/>
        </w:rPr>
        <w:t xml:space="preserve"> function</w:t>
      </w:r>
      <w:r w:rsidR="005C14C6" w:rsidRPr="006F144F">
        <w:rPr>
          <w:sz w:val="24"/>
          <w:szCs w:val="24"/>
        </w:rPr>
        <w:t xml:space="preserve">: </w:t>
      </w: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D</m:t>
            </m:r>
          </m:sup>
        </m:sSup>
        <m:r>
          <w:rPr>
            <w:rFonts w:ascii="Cambria Math" w:hAnsi="Cambria Math"/>
            <w:sz w:val="24"/>
            <w:szCs w:val="24"/>
          </w:rPr>
          <m:t>=25-2p</m:t>
        </m:r>
      </m:oMath>
      <w:r w:rsidR="0040320F" w:rsidRPr="006F144F">
        <w:rPr>
          <w:sz w:val="24"/>
          <w:szCs w:val="24"/>
        </w:rPr>
        <w:t xml:space="preserve">. </w:t>
      </w:r>
    </w:p>
    <w:p w14:paraId="3160BB71" w14:textId="6854ECF4" w:rsidR="00AA7279" w:rsidRDefault="006F144F" w:rsidP="0040320F">
      <w:pPr>
        <w:pStyle w:val="ListParagraph"/>
        <w:numPr>
          <w:ilvl w:val="0"/>
          <w:numId w:val="4"/>
        </w:numPr>
        <w:rPr>
          <w:sz w:val="24"/>
          <w:szCs w:val="24"/>
        </w:rPr>
      </w:pPr>
      <w:r w:rsidRPr="00AA7279">
        <w:rPr>
          <w:sz w:val="24"/>
          <w:szCs w:val="24"/>
        </w:rPr>
        <w:t>S</w:t>
      </w:r>
      <w:r w:rsidR="0040320F" w:rsidRPr="00AA7279">
        <w:rPr>
          <w:sz w:val="24"/>
          <w:szCs w:val="24"/>
        </w:rPr>
        <w:t xml:space="preserve">upply function: </w:t>
      </w:r>
      <w:r w:rsidRPr="00AA7279">
        <w:rPr>
          <w:sz w:val="24"/>
          <w:szCs w:val="24"/>
        </w:rPr>
        <w:t xml:space="preserve"> </w:t>
      </w: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S</m:t>
            </m:r>
          </m:sup>
        </m:sSup>
        <m:r>
          <w:rPr>
            <w:rFonts w:ascii="Cambria Math" w:hAnsi="Cambria Math"/>
            <w:sz w:val="24"/>
            <w:szCs w:val="24"/>
          </w:rPr>
          <m:t>=3p</m:t>
        </m:r>
      </m:oMath>
    </w:p>
    <w:p w14:paraId="1D133EE9" w14:textId="50496C9C" w:rsidR="000551FA" w:rsidRDefault="000551FA" w:rsidP="000551FA">
      <w:pPr>
        <w:rPr>
          <w:sz w:val="24"/>
          <w:szCs w:val="24"/>
        </w:rPr>
      </w:pPr>
    </w:p>
    <w:p w14:paraId="7FE08DAA" w14:textId="74408079" w:rsidR="00AA7279" w:rsidRDefault="000551FA" w:rsidP="00104D88">
      <w:pPr>
        <w:ind w:left="360"/>
        <w:rPr>
          <w:sz w:val="24"/>
          <w:szCs w:val="24"/>
        </w:rPr>
      </w:pPr>
      <w:r>
        <w:rPr>
          <w:sz w:val="24"/>
          <w:szCs w:val="24"/>
        </w:rPr>
        <w:t>Where p is the price of a good in US dollars</w:t>
      </w:r>
      <w:r w:rsidR="005E349A">
        <w:rPr>
          <w:sz w:val="24"/>
          <w:szCs w:val="24"/>
        </w:rPr>
        <w:t xml:space="preserve"> ($)</w:t>
      </w:r>
      <w:r>
        <w:rPr>
          <w:sz w:val="24"/>
          <w:szCs w:val="24"/>
        </w:rPr>
        <w:t xml:space="preserve"> and </w:t>
      </w: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D</m:t>
            </m:r>
          </m:sup>
        </m:sSup>
        <m:r>
          <w:rPr>
            <w:rFonts w:ascii="Cambria Math" w:hAnsi="Cambria Math"/>
            <w:sz w:val="24"/>
            <w:szCs w:val="24"/>
          </w:rPr>
          <m:t xml:space="preserve">and </m:t>
        </m:r>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S</m:t>
            </m:r>
          </m:sup>
        </m:sSup>
      </m:oMath>
      <w:r w:rsidR="00104D88">
        <w:rPr>
          <w:rFonts w:eastAsiaTheme="minorEastAsia"/>
          <w:sz w:val="24"/>
          <w:szCs w:val="24"/>
        </w:rPr>
        <w:t xml:space="preserve"> are</w:t>
      </w:r>
      <w:del w:id="1" w:author="Krumer Alexander" w:date="2021-12-05T20:55:00Z">
        <w:r w:rsidR="00104D88" w:rsidDel="009C1660">
          <w:rPr>
            <w:rFonts w:eastAsiaTheme="minorEastAsia"/>
            <w:sz w:val="24"/>
            <w:szCs w:val="24"/>
          </w:rPr>
          <w:delText>,</w:delText>
        </w:r>
      </w:del>
      <w:r w:rsidR="00104D88">
        <w:rPr>
          <w:rFonts w:eastAsiaTheme="minorEastAsia"/>
          <w:sz w:val="24"/>
          <w:szCs w:val="24"/>
        </w:rPr>
        <w:t xml:space="preserve"> the quantity demanded a</w:t>
      </w:r>
      <w:r w:rsidR="009C1660">
        <w:rPr>
          <w:rFonts w:eastAsiaTheme="minorEastAsia"/>
          <w:sz w:val="24"/>
          <w:szCs w:val="24"/>
        </w:rPr>
        <w:t>nd</w:t>
      </w:r>
      <w:r w:rsidR="00104D88">
        <w:rPr>
          <w:rFonts w:eastAsiaTheme="minorEastAsia"/>
          <w:sz w:val="24"/>
          <w:szCs w:val="24"/>
        </w:rPr>
        <w:t xml:space="preserve"> supplied</w:t>
      </w:r>
      <w:r w:rsidR="009C1660">
        <w:rPr>
          <w:rFonts w:eastAsiaTheme="minorEastAsia"/>
          <w:sz w:val="24"/>
          <w:szCs w:val="24"/>
        </w:rPr>
        <w:t>, respectively</w:t>
      </w:r>
      <w:r w:rsidR="00104D88">
        <w:rPr>
          <w:rFonts w:eastAsiaTheme="minorEastAsia"/>
          <w:sz w:val="24"/>
          <w:szCs w:val="24"/>
        </w:rPr>
        <w:t xml:space="preserve"> for that specific good.</w:t>
      </w:r>
    </w:p>
    <w:p w14:paraId="6A6BD421" w14:textId="7D614591" w:rsidR="0040320F" w:rsidRPr="00104D88" w:rsidRDefault="0040320F" w:rsidP="00104D88">
      <w:pPr>
        <w:pStyle w:val="ListParagraph"/>
        <w:numPr>
          <w:ilvl w:val="1"/>
          <w:numId w:val="5"/>
        </w:numPr>
        <w:rPr>
          <w:rFonts w:asciiTheme="minorHAnsi" w:eastAsiaTheme="minorEastAsia" w:hAnsiTheme="minorHAnsi" w:cstheme="minorBidi"/>
          <w:sz w:val="24"/>
          <w:szCs w:val="24"/>
          <w:lang w:val="en-US" w:eastAsia="en-US"/>
        </w:rPr>
      </w:pPr>
      <w:r w:rsidRPr="00104D88">
        <w:rPr>
          <w:rFonts w:asciiTheme="minorHAnsi" w:eastAsiaTheme="minorEastAsia" w:hAnsiTheme="minorHAnsi" w:cstheme="minorBidi"/>
          <w:sz w:val="24"/>
          <w:szCs w:val="24"/>
          <w:lang w:val="en-US" w:eastAsia="en-US"/>
        </w:rPr>
        <w:t xml:space="preserve">What would be the price and the quantity in the equilibrium? </w:t>
      </w:r>
      <w:r w:rsidRPr="00104D88">
        <w:rPr>
          <w:rFonts w:asciiTheme="minorHAnsi" w:eastAsiaTheme="minorEastAsia" w:hAnsiTheme="minorHAnsi" w:cstheme="minorBidi"/>
          <w:b/>
          <w:bCs/>
          <w:sz w:val="24"/>
          <w:szCs w:val="24"/>
          <w:lang w:val="en-US" w:eastAsia="en-US"/>
        </w:rPr>
        <w:t>(4 points)</w:t>
      </w:r>
    </w:p>
    <w:p w14:paraId="45B5E362" w14:textId="11FD4843" w:rsidR="0040320F" w:rsidRPr="00104D88" w:rsidRDefault="0040320F" w:rsidP="00104D88">
      <w:pPr>
        <w:pStyle w:val="ListParagraph"/>
        <w:numPr>
          <w:ilvl w:val="1"/>
          <w:numId w:val="5"/>
        </w:numPr>
        <w:rPr>
          <w:rFonts w:asciiTheme="minorHAnsi" w:eastAsiaTheme="minorEastAsia" w:hAnsiTheme="minorHAnsi" w:cstheme="minorBidi"/>
          <w:sz w:val="24"/>
          <w:szCs w:val="24"/>
          <w:lang w:val="en-US" w:eastAsia="en-US"/>
        </w:rPr>
      </w:pPr>
      <w:r w:rsidRPr="00104D88">
        <w:rPr>
          <w:rFonts w:asciiTheme="minorHAnsi" w:eastAsiaTheme="minorEastAsia" w:hAnsiTheme="minorHAnsi" w:cstheme="minorBidi"/>
          <w:sz w:val="24"/>
          <w:szCs w:val="24"/>
          <w:lang w:val="en-US" w:eastAsia="en-US"/>
        </w:rPr>
        <w:t xml:space="preserve">Show on the graph (where appropriate) the cases where p=0, Q=0, and price and quantity in equilibrium. </w:t>
      </w:r>
      <w:r w:rsidRPr="00104D88">
        <w:rPr>
          <w:rFonts w:asciiTheme="minorHAnsi" w:eastAsiaTheme="minorEastAsia" w:hAnsiTheme="minorHAnsi" w:cstheme="minorBidi"/>
          <w:b/>
          <w:bCs/>
          <w:sz w:val="24"/>
          <w:szCs w:val="24"/>
          <w:lang w:val="en-US" w:eastAsia="en-US"/>
        </w:rPr>
        <w:t>(8 points)</w:t>
      </w:r>
    </w:p>
    <w:p w14:paraId="6DE107EE" w14:textId="52866514" w:rsidR="0040320F" w:rsidRPr="00104D88" w:rsidRDefault="0040320F" w:rsidP="00104D88">
      <w:pPr>
        <w:pStyle w:val="ListParagraph"/>
        <w:numPr>
          <w:ilvl w:val="1"/>
          <w:numId w:val="5"/>
        </w:numPr>
        <w:rPr>
          <w:rFonts w:asciiTheme="minorHAnsi" w:eastAsiaTheme="minorEastAsia" w:hAnsiTheme="minorHAnsi" w:cstheme="minorBidi"/>
          <w:sz w:val="24"/>
          <w:szCs w:val="24"/>
          <w:lang w:val="en-US" w:eastAsia="en-US"/>
        </w:rPr>
      </w:pPr>
      <w:r w:rsidRPr="00104D88">
        <w:rPr>
          <w:rFonts w:asciiTheme="minorHAnsi" w:eastAsiaTheme="minorEastAsia" w:hAnsiTheme="minorHAnsi" w:cstheme="minorBidi"/>
          <w:sz w:val="24"/>
          <w:szCs w:val="24"/>
          <w:lang w:val="en-US" w:eastAsia="en-US"/>
        </w:rPr>
        <w:t xml:space="preserve">What is the producer surplus? </w:t>
      </w:r>
      <w:r w:rsidRPr="00104D88">
        <w:rPr>
          <w:rFonts w:asciiTheme="minorHAnsi" w:eastAsiaTheme="minorEastAsia" w:hAnsiTheme="minorHAnsi" w:cstheme="minorBidi"/>
          <w:b/>
          <w:bCs/>
          <w:sz w:val="24"/>
          <w:szCs w:val="24"/>
          <w:lang w:val="en-US" w:eastAsia="en-US"/>
        </w:rPr>
        <w:t>(3 points)</w:t>
      </w:r>
    </w:p>
    <w:p w14:paraId="6CFA33CA" w14:textId="39AFAFA9" w:rsidR="0040320F" w:rsidRPr="00104D88" w:rsidRDefault="0040320F" w:rsidP="00104D88">
      <w:pPr>
        <w:pStyle w:val="ListParagraph"/>
        <w:numPr>
          <w:ilvl w:val="1"/>
          <w:numId w:val="5"/>
        </w:numPr>
        <w:rPr>
          <w:rFonts w:asciiTheme="minorHAnsi" w:eastAsiaTheme="minorEastAsia" w:hAnsiTheme="minorHAnsi" w:cstheme="minorBidi"/>
          <w:sz w:val="24"/>
          <w:szCs w:val="24"/>
          <w:lang w:val="en-US" w:eastAsia="en-US"/>
        </w:rPr>
      </w:pPr>
      <w:r w:rsidRPr="00104D88">
        <w:rPr>
          <w:rFonts w:asciiTheme="minorHAnsi" w:eastAsiaTheme="minorEastAsia" w:hAnsiTheme="minorHAnsi" w:cstheme="minorBidi"/>
          <w:sz w:val="24"/>
          <w:szCs w:val="24"/>
          <w:lang w:val="en-US" w:eastAsia="en-US"/>
        </w:rPr>
        <w:t xml:space="preserve">What is consumer surplus? </w:t>
      </w:r>
      <w:r w:rsidRPr="00104D88">
        <w:rPr>
          <w:rFonts w:asciiTheme="minorHAnsi" w:eastAsiaTheme="minorEastAsia" w:hAnsiTheme="minorHAnsi" w:cstheme="minorBidi"/>
          <w:b/>
          <w:bCs/>
          <w:sz w:val="24"/>
          <w:szCs w:val="24"/>
          <w:lang w:val="en-US" w:eastAsia="en-US"/>
        </w:rPr>
        <w:t>(3 points)</w:t>
      </w:r>
    </w:p>
    <w:p w14:paraId="4705D75C" w14:textId="54B44878" w:rsidR="005831AF" w:rsidRPr="00104D88" w:rsidRDefault="0040320F" w:rsidP="00104D88">
      <w:pPr>
        <w:pStyle w:val="ListParagraph"/>
        <w:numPr>
          <w:ilvl w:val="1"/>
          <w:numId w:val="5"/>
        </w:numPr>
        <w:rPr>
          <w:rFonts w:asciiTheme="minorHAnsi" w:eastAsiaTheme="minorEastAsia" w:hAnsiTheme="minorHAnsi" w:cstheme="minorBidi"/>
          <w:sz w:val="24"/>
          <w:szCs w:val="24"/>
          <w:lang w:val="en-US" w:eastAsia="en-US"/>
        </w:rPr>
      </w:pPr>
      <w:r w:rsidRPr="00104D88">
        <w:rPr>
          <w:rFonts w:asciiTheme="minorHAnsi" w:eastAsiaTheme="minorEastAsia" w:hAnsiTheme="minorHAnsi" w:cstheme="minorBidi"/>
          <w:sz w:val="24"/>
          <w:szCs w:val="24"/>
          <w:lang w:val="en-US" w:eastAsia="en-US"/>
        </w:rPr>
        <w:t xml:space="preserve">What is the total social welfare? </w:t>
      </w:r>
      <w:r w:rsidRPr="00104D88">
        <w:rPr>
          <w:rFonts w:asciiTheme="minorHAnsi" w:eastAsiaTheme="minorEastAsia" w:hAnsiTheme="minorHAnsi" w:cstheme="minorBidi"/>
          <w:b/>
          <w:bCs/>
          <w:sz w:val="24"/>
          <w:szCs w:val="24"/>
          <w:lang w:val="en-US" w:eastAsia="en-US"/>
        </w:rPr>
        <w:t>(2 points)</w:t>
      </w:r>
    </w:p>
    <w:p w14:paraId="29006549" w14:textId="77777777" w:rsidR="005831AF" w:rsidRPr="0040320F" w:rsidRDefault="005831AF" w:rsidP="005831AF">
      <w:pPr>
        <w:rPr>
          <w:sz w:val="24"/>
          <w:szCs w:val="24"/>
        </w:rPr>
      </w:pPr>
    </w:p>
    <w:p w14:paraId="17F51387" w14:textId="77777777" w:rsidR="005831AF" w:rsidRPr="005831AF" w:rsidRDefault="005831AF" w:rsidP="005831AF">
      <w:pPr>
        <w:pStyle w:val="Heading1"/>
        <w:rPr>
          <w:bCs/>
          <w:sz w:val="24"/>
          <w:szCs w:val="24"/>
        </w:rPr>
      </w:pPr>
      <w:r w:rsidRPr="005831AF">
        <w:rPr>
          <w:bCs/>
          <w:sz w:val="24"/>
          <w:szCs w:val="24"/>
        </w:rPr>
        <w:t>Answer</w:t>
      </w:r>
    </w:p>
    <w:p w14:paraId="647C673F" w14:textId="324A2C4A" w:rsidR="005831AF" w:rsidRPr="000D568A" w:rsidRDefault="000D568A" w:rsidP="000D568A">
      <w:pPr>
        <w:pStyle w:val="ListParagraph"/>
        <w:numPr>
          <w:ilvl w:val="0"/>
          <w:numId w:val="7"/>
        </w:numPr>
      </w:pPr>
      <w:r>
        <w:rPr>
          <w:rFonts w:asciiTheme="minorHAnsi" w:hAnsiTheme="minorHAnsi" w:cstheme="minorHAnsi"/>
          <w:sz w:val="24"/>
          <w:szCs w:val="24"/>
        </w:rPr>
        <w:t xml:space="preserve">In </w:t>
      </w:r>
      <w:r w:rsidR="00D50E3C">
        <w:rPr>
          <w:rFonts w:asciiTheme="minorHAnsi" w:hAnsiTheme="minorHAnsi" w:cstheme="minorHAnsi"/>
          <w:sz w:val="24"/>
          <w:szCs w:val="24"/>
        </w:rPr>
        <w:t>e</w:t>
      </w:r>
      <w:r>
        <w:rPr>
          <w:rFonts w:asciiTheme="minorHAnsi" w:hAnsiTheme="minorHAnsi" w:cstheme="minorHAnsi"/>
          <w:sz w:val="24"/>
          <w:szCs w:val="24"/>
        </w:rPr>
        <w:t>quilibrium</w:t>
      </w:r>
      <w:r w:rsidR="00D50E3C">
        <w:rPr>
          <w:rFonts w:asciiTheme="minorHAnsi" w:hAnsiTheme="minorHAnsi" w:cstheme="minorHAnsi"/>
          <w:sz w:val="24"/>
          <w:szCs w:val="24"/>
        </w:rPr>
        <w:t xml:space="preserve">, </w:t>
      </w:r>
      <w:r>
        <w:rPr>
          <w:rFonts w:asciiTheme="minorHAnsi" w:hAnsiTheme="minorHAnsi" w:cstheme="minorHAnsi"/>
          <w:sz w:val="24"/>
          <w:szCs w:val="24"/>
        </w:rPr>
        <w:t>supply equals demand</w:t>
      </w:r>
      <w:r w:rsidR="00D50E3C">
        <w:rPr>
          <w:rFonts w:asciiTheme="minorHAnsi" w:hAnsiTheme="minorHAnsi" w:cstheme="minorHAnsi"/>
          <w:sz w:val="24"/>
          <w:szCs w:val="24"/>
        </w:rPr>
        <w:t xml:space="preserve"> </w:t>
      </w: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D</m:t>
            </m:r>
          </m:sup>
        </m:sSup>
        <m:r>
          <w:rPr>
            <w:rFonts w:ascii="Cambria Math" w:hAnsi="Cambria Math"/>
            <w:sz w:val="24"/>
            <w:szCs w:val="24"/>
          </w:rPr>
          <m:t xml:space="preserve">= </m:t>
        </m:r>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S</m:t>
            </m:r>
          </m:sup>
        </m:sSup>
      </m:oMath>
      <w:r w:rsidR="00D50E3C">
        <w:rPr>
          <w:rFonts w:asciiTheme="minorHAnsi" w:hAnsiTheme="minorHAnsi" w:cstheme="minorHAnsi"/>
          <w:sz w:val="24"/>
          <w:szCs w:val="24"/>
        </w:rPr>
        <w:t xml:space="preserve">. Therefore, </w:t>
      </w:r>
      <m:oMath>
        <m:r>
          <w:rPr>
            <w:rFonts w:ascii="Cambria Math" w:hAnsi="Cambria Math"/>
            <w:sz w:val="24"/>
            <w:szCs w:val="24"/>
          </w:rPr>
          <m:t xml:space="preserve">25-2p=3p </m:t>
        </m:r>
      </m:oMath>
      <w:r w:rsidR="00CD19B0">
        <w:rPr>
          <w:rFonts w:asciiTheme="minorHAnsi" w:hAnsiTheme="minorHAnsi" w:cstheme="minorHAnsi"/>
          <w:sz w:val="24"/>
          <w:szCs w:val="24"/>
        </w:rPr>
        <w:t xml:space="preserve">. </w:t>
      </w:r>
      <m:oMath>
        <m:r>
          <w:rPr>
            <w:rFonts w:ascii="Cambria Math" w:hAnsi="Cambria Math" w:cstheme="minorHAnsi"/>
            <w:sz w:val="24"/>
            <w:szCs w:val="24"/>
          </w:rPr>
          <m:t>p=5 and q=15</m:t>
        </m:r>
      </m:oMath>
    </w:p>
    <w:p w14:paraId="78680B28" w14:textId="3BC78AEF" w:rsidR="005831AF" w:rsidRDefault="00E15A02" w:rsidP="00CD19B0">
      <w:pPr>
        <w:pStyle w:val="ListParagraph"/>
        <w:numPr>
          <w:ilvl w:val="0"/>
          <w:numId w:val="7"/>
        </w:numPr>
        <w:rPr>
          <w:rFonts w:asciiTheme="minorHAnsi" w:hAnsiTheme="minorHAnsi" w:cstheme="minorHAnsi"/>
          <w:sz w:val="24"/>
          <w:szCs w:val="24"/>
        </w:rPr>
      </w:pPr>
      <w:r w:rsidRPr="00E15A02">
        <w:rPr>
          <w:rFonts w:asciiTheme="minorHAnsi" w:hAnsiTheme="minorHAnsi" w:cstheme="minorHAnsi"/>
          <w:sz w:val="24"/>
          <w:szCs w:val="24"/>
        </w:rPr>
        <w:t xml:space="preserve">See graph below </w:t>
      </w:r>
    </w:p>
    <w:p w14:paraId="7129B5A8" w14:textId="28AF1F97" w:rsidR="00793934" w:rsidRDefault="00793934" w:rsidP="00CD19B0">
      <w:pPr>
        <w:pStyle w:val="ListParagraph"/>
        <w:numPr>
          <w:ilvl w:val="0"/>
          <w:numId w:val="7"/>
        </w:numPr>
        <w:rPr>
          <w:rFonts w:asciiTheme="minorHAnsi" w:hAnsiTheme="minorHAnsi" w:cstheme="minorHAnsi"/>
          <w:sz w:val="24"/>
          <w:szCs w:val="24"/>
        </w:rPr>
      </w:pPr>
      <w:r>
        <w:rPr>
          <w:rFonts w:asciiTheme="minorHAnsi" w:hAnsiTheme="minorHAnsi" w:cstheme="minorHAnsi"/>
          <w:sz w:val="24"/>
          <w:szCs w:val="24"/>
        </w:rPr>
        <w:t>The producer surplus is given by the area</w:t>
      </w:r>
      <w:r w:rsidR="00D214A9">
        <w:rPr>
          <w:rFonts w:asciiTheme="minorHAnsi" w:hAnsiTheme="minorHAnsi" w:cstheme="minorHAnsi"/>
          <w:sz w:val="24"/>
          <w:szCs w:val="24"/>
        </w:rPr>
        <w:t xml:space="preserve"> between the </w:t>
      </w:r>
      <w:r w:rsidR="00777654">
        <w:rPr>
          <w:rFonts w:asciiTheme="minorHAnsi" w:hAnsiTheme="minorHAnsi" w:cstheme="minorHAnsi"/>
          <w:sz w:val="24"/>
          <w:szCs w:val="24"/>
        </w:rPr>
        <w:t xml:space="preserve">supply curve </w:t>
      </w:r>
      <w:r w:rsidR="00D336D7">
        <w:rPr>
          <w:rFonts w:asciiTheme="minorHAnsi" w:hAnsiTheme="minorHAnsi" w:cstheme="minorHAnsi"/>
          <w:sz w:val="24"/>
          <w:szCs w:val="24"/>
        </w:rPr>
        <w:t xml:space="preserve">and the equilibrium price. </w:t>
      </w:r>
    </w:p>
    <w:p w14:paraId="7A732EE4" w14:textId="36F8BA26" w:rsidR="005E349A" w:rsidRPr="002B3A3A" w:rsidRDefault="00141C90" w:rsidP="002B3A3A">
      <w:pPr>
        <w:ind w:left="1800"/>
        <w:rPr>
          <w:rFonts w:cstheme="minorHAnsi"/>
          <w:sz w:val="24"/>
          <w:szCs w:val="24"/>
        </w:rPr>
      </w:pPr>
      <w:r>
        <w:rPr>
          <w:rFonts w:cstheme="minorHAnsi"/>
          <w:sz w:val="24"/>
          <w:szCs w:val="24"/>
        </w:rPr>
        <w:t>Producer</w:t>
      </w:r>
      <w:r w:rsidR="005E349A" w:rsidRPr="002B3A3A">
        <w:rPr>
          <w:rFonts w:cstheme="minorHAnsi"/>
          <w:sz w:val="24"/>
          <w:szCs w:val="24"/>
        </w:rPr>
        <w:t xml:space="preserve"> Surplus </w:t>
      </w:r>
      <w:r w:rsidR="00432E3C">
        <w:rPr>
          <w:rFonts w:cstheme="minorHAnsi"/>
          <w:sz w:val="24"/>
          <w:szCs w:val="24"/>
        </w:rPr>
        <w:t xml:space="preserve">(PS) </w:t>
      </w:r>
      <w:r w:rsidR="005E349A" w:rsidRPr="002B3A3A">
        <w:rPr>
          <w:rFonts w:cstheme="minorHAnsi"/>
          <w:sz w:val="24"/>
          <w:szCs w:val="24"/>
        </w:rPr>
        <w:t xml:space="preserve">: </w:t>
      </w:r>
      <m:oMath>
        <m:f>
          <m:fPr>
            <m:ctrlPr>
              <w:rPr>
                <w:rFonts w:ascii="Cambria Math" w:hAnsi="Cambria Math" w:cstheme="minorHAnsi"/>
                <w:i/>
                <w:iCs/>
                <w:sz w:val="24"/>
                <w:szCs w:val="24"/>
                <w:lang w:val="it-IT"/>
              </w:rPr>
            </m:ctrlPr>
          </m:fPr>
          <m:num>
            <m:d>
              <m:dPr>
                <m:begChr m:val="["/>
                <m:endChr m:val="]"/>
                <m:ctrlPr>
                  <w:rPr>
                    <w:rFonts w:ascii="Cambria Math" w:hAnsi="Cambria Math" w:cstheme="minorHAnsi"/>
                    <w:i/>
                    <w:iCs/>
                    <w:sz w:val="24"/>
                    <w:szCs w:val="24"/>
                    <w:lang w:val="it-IT"/>
                  </w:rPr>
                </m:ctrlPr>
              </m:dPr>
              <m:e>
                <m:d>
                  <m:dPr>
                    <m:ctrlPr>
                      <w:rPr>
                        <w:rFonts w:ascii="Cambria Math" w:hAnsi="Cambria Math" w:cstheme="minorHAnsi"/>
                        <w:i/>
                        <w:iCs/>
                        <w:sz w:val="24"/>
                        <w:szCs w:val="24"/>
                        <w:lang w:val="it-IT"/>
                      </w:rPr>
                    </m:ctrlPr>
                  </m:dPr>
                  <m:e>
                    <m:r>
                      <w:rPr>
                        <w:rFonts w:ascii="Cambria Math" w:hAnsi="Cambria Math" w:cstheme="minorHAnsi"/>
                        <w:sz w:val="24"/>
                        <w:szCs w:val="24"/>
                        <w:lang w:val="it-IT"/>
                      </w:rPr>
                      <m:t>5-0</m:t>
                    </m:r>
                  </m:e>
                </m:d>
                <m:r>
                  <w:rPr>
                    <w:rFonts w:ascii="Cambria Math" w:hAnsi="Cambria Math" w:cstheme="minorHAnsi"/>
                    <w:sz w:val="24"/>
                    <w:szCs w:val="24"/>
                    <w:lang w:val="it-IT"/>
                  </w:rPr>
                  <m:t>*(15-0)</m:t>
                </m:r>
              </m:e>
            </m:d>
          </m:num>
          <m:den>
            <m:r>
              <w:rPr>
                <w:rFonts w:ascii="Cambria Math" w:hAnsi="Cambria Math" w:cstheme="minorHAnsi"/>
                <w:sz w:val="24"/>
                <w:szCs w:val="24"/>
                <w:lang w:val="it-IT"/>
              </w:rPr>
              <m:t>2</m:t>
            </m:r>
          </m:den>
        </m:f>
        <m:r>
          <w:rPr>
            <w:rFonts w:ascii="Cambria Math" w:hAnsi="Cambria Math" w:cstheme="minorHAnsi"/>
            <w:sz w:val="24"/>
            <w:szCs w:val="24"/>
            <w:lang w:val="it-IT"/>
          </w:rPr>
          <m:t>=$37.5</m:t>
        </m:r>
      </m:oMath>
    </w:p>
    <w:p w14:paraId="3470A630" w14:textId="48FBD675" w:rsidR="002B3A3A" w:rsidRDefault="002B3A3A" w:rsidP="002B3A3A">
      <w:pPr>
        <w:pStyle w:val="ListParagraph"/>
        <w:numPr>
          <w:ilvl w:val="0"/>
          <w:numId w:val="7"/>
        </w:numPr>
        <w:rPr>
          <w:rFonts w:asciiTheme="minorHAnsi" w:hAnsiTheme="minorHAnsi" w:cstheme="minorHAnsi"/>
          <w:sz w:val="24"/>
          <w:szCs w:val="24"/>
        </w:rPr>
      </w:pPr>
      <w:r>
        <w:rPr>
          <w:rFonts w:asciiTheme="minorHAnsi" w:hAnsiTheme="minorHAnsi" w:cstheme="minorHAnsi"/>
          <w:sz w:val="24"/>
          <w:szCs w:val="24"/>
        </w:rPr>
        <w:t xml:space="preserve">The </w:t>
      </w:r>
      <w:r w:rsidR="00DE4D67">
        <w:rPr>
          <w:rFonts w:asciiTheme="minorHAnsi" w:hAnsiTheme="minorHAnsi" w:cstheme="minorHAnsi"/>
          <w:sz w:val="24"/>
          <w:szCs w:val="24"/>
        </w:rPr>
        <w:t>consumer</w:t>
      </w:r>
      <w:r>
        <w:rPr>
          <w:rFonts w:asciiTheme="minorHAnsi" w:hAnsiTheme="minorHAnsi" w:cstheme="minorHAnsi"/>
          <w:sz w:val="24"/>
          <w:szCs w:val="24"/>
        </w:rPr>
        <w:t xml:space="preserve"> surplus is given by the area between the </w:t>
      </w:r>
      <w:r w:rsidR="00DE4D67">
        <w:rPr>
          <w:rFonts w:asciiTheme="minorHAnsi" w:hAnsiTheme="minorHAnsi" w:cstheme="minorHAnsi"/>
          <w:sz w:val="24"/>
          <w:szCs w:val="24"/>
        </w:rPr>
        <w:t>demand</w:t>
      </w:r>
      <w:r>
        <w:rPr>
          <w:rFonts w:asciiTheme="minorHAnsi" w:hAnsiTheme="minorHAnsi" w:cstheme="minorHAnsi"/>
          <w:sz w:val="24"/>
          <w:szCs w:val="24"/>
        </w:rPr>
        <w:t xml:space="preserve"> curve and the equilibrium price. </w:t>
      </w:r>
    </w:p>
    <w:p w14:paraId="60A440A0" w14:textId="6E18F957" w:rsidR="005E349A" w:rsidRDefault="00141C90" w:rsidP="002B3A3A">
      <w:pPr>
        <w:ind w:left="1800"/>
        <w:rPr>
          <w:rFonts w:eastAsiaTheme="minorEastAsia" w:cstheme="minorHAnsi"/>
          <w:iCs/>
          <w:sz w:val="24"/>
          <w:szCs w:val="24"/>
          <w:lang w:val="it-IT"/>
        </w:rPr>
      </w:pPr>
      <w:r>
        <w:rPr>
          <w:rFonts w:cstheme="minorHAnsi"/>
          <w:sz w:val="24"/>
          <w:szCs w:val="24"/>
        </w:rPr>
        <w:t>Consumer</w:t>
      </w:r>
      <w:r w:rsidR="005E349A" w:rsidRPr="002B3A3A">
        <w:rPr>
          <w:rFonts w:cstheme="minorHAnsi"/>
          <w:sz w:val="24"/>
          <w:szCs w:val="24"/>
        </w:rPr>
        <w:t xml:space="preserve"> Surplus</w:t>
      </w:r>
      <w:r w:rsidR="00432E3C">
        <w:rPr>
          <w:rFonts w:cstheme="minorHAnsi"/>
          <w:sz w:val="24"/>
          <w:szCs w:val="24"/>
        </w:rPr>
        <w:t xml:space="preserve"> (CS) </w:t>
      </w:r>
      <w:r w:rsidR="002B3A3A" w:rsidRPr="002B3A3A">
        <w:rPr>
          <w:rFonts w:cstheme="minorHAnsi"/>
          <w:sz w:val="24"/>
          <w:szCs w:val="24"/>
        </w:rPr>
        <w:t xml:space="preserve"> </w:t>
      </w:r>
      <w:r w:rsidR="005E349A" w:rsidRPr="002B3A3A">
        <w:rPr>
          <w:rFonts w:cstheme="minorHAnsi"/>
          <w:sz w:val="24"/>
          <w:szCs w:val="24"/>
        </w:rPr>
        <w:t xml:space="preserve">: </w:t>
      </w:r>
      <m:oMath>
        <m:f>
          <m:fPr>
            <m:ctrlPr>
              <w:rPr>
                <w:rFonts w:ascii="Cambria Math" w:hAnsi="Cambria Math" w:cstheme="minorHAnsi"/>
                <w:i/>
                <w:iCs/>
                <w:sz w:val="24"/>
                <w:szCs w:val="24"/>
                <w:lang w:val="it-IT"/>
              </w:rPr>
            </m:ctrlPr>
          </m:fPr>
          <m:num>
            <m:d>
              <m:dPr>
                <m:begChr m:val="["/>
                <m:endChr m:val="]"/>
                <m:ctrlPr>
                  <w:rPr>
                    <w:rFonts w:ascii="Cambria Math" w:hAnsi="Cambria Math" w:cstheme="minorHAnsi"/>
                    <w:i/>
                    <w:iCs/>
                    <w:sz w:val="24"/>
                    <w:szCs w:val="24"/>
                    <w:lang w:val="it-IT"/>
                  </w:rPr>
                </m:ctrlPr>
              </m:dPr>
              <m:e>
                <m:d>
                  <m:dPr>
                    <m:ctrlPr>
                      <w:rPr>
                        <w:rFonts w:ascii="Cambria Math" w:hAnsi="Cambria Math" w:cstheme="minorHAnsi"/>
                        <w:i/>
                        <w:iCs/>
                        <w:sz w:val="24"/>
                        <w:szCs w:val="24"/>
                        <w:lang w:val="it-IT"/>
                      </w:rPr>
                    </m:ctrlPr>
                  </m:dPr>
                  <m:e>
                    <m:r>
                      <w:rPr>
                        <w:rFonts w:ascii="Cambria Math" w:hAnsi="Cambria Math" w:cstheme="minorHAnsi"/>
                        <w:sz w:val="24"/>
                        <w:szCs w:val="24"/>
                        <w:lang w:val="it-IT"/>
                      </w:rPr>
                      <m:t>12.5 -5</m:t>
                    </m:r>
                  </m:e>
                </m:d>
                <m:r>
                  <w:rPr>
                    <w:rFonts w:ascii="Cambria Math" w:hAnsi="Cambria Math" w:cstheme="minorHAnsi"/>
                    <w:sz w:val="24"/>
                    <w:szCs w:val="24"/>
                    <w:lang w:val="it-IT"/>
                  </w:rPr>
                  <m:t>*(15-0)</m:t>
                </m:r>
              </m:e>
            </m:d>
          </m:num>
          <m:den>
            <m:r>
              <w:rPr>
                <w:rFonts w:ascii="Cambria Math" w:hAnsi="Cambria Math" w:cstheme="minorHAnsi"/>
                <w:sz w:val="24"/>
                <w:szCs w:val="24"/>
                <w:lang w:val="it-IT"/>
              </w:rPr>
              <m:t>2</m:t>
            </m:r>
          </m:den>
        </m:f>
        <m:r>
          <w:rPr>
            <w:rFonts w:ascii="Cambria Math" w:hAnsi="Cambria Math" w:cstheme="minorHAnsi"/>
            <w:sz w:val="24"/>
            <w:szCs w:val="24"/>
            <w:lang w:val="it-IT"/>
          </w:rPr>
          <m:t>=$56.25</m:t>
        </m:r>
      </m:oMath>
    </w:p>
    <w:p w14:paraId="5611A8AD" w14:textId="64CE46E8" w:rsidR="000A748D" w:rsidRPr="000A748D" w:rsidRDefault="000A748D" w:rsidP="000A748D">
      <w:pPr>
        <w:pStyle w:val="ListParagraph"/>
        <w:numPr>
          <w:ilvl w:val="0"/>
          <w:numId w:val="7"/>
        </w:numPr>
        <w:rPr>
          <w:rFonts w:cstheme="minorHAnsi"/>
          <w:sz w:val="24"/>
          <w:szCs w:val="24"/>
        </w:rPr>
      </w:pPr>
      <w:r>
        <w:rPr>
          <w:rFonts w:cstheme="minorHAnsi"/>
          <w:sz w:val="24"/>
          <w:szCs w:val="24"/>
        </w:rPr>
        <w:t xml:space="preserve">In this case, social welfare is </w:t>
      </w:r>
      <w:r w:rsidR="00432E3C">
        <w:rPr>
          <w:rFonts w:cstheme="minorHAnsi"/>
          <w:sz w:val="24"/>
          <w:szCs w:val="24"/>
        </w:rPr>
        <w:t xml:space="preserve">the sum of producer surplus and consumer surplus. </w:t>
      </w:r>
      <m:oMath>
        <m:r>
          <w:rPr>
            <w:rFonts w:ascii="Cambria Math" w:hAnsi="Cambria Math" w:cstheme="minorHAnsi"/>
            <w:sz w:val="24"/>
            <w:szCs w:val="24"/>
          </w:rPr>
          <m:t xml:space="preserve">CS+PS= $37.5+ $56.25=$93.75 </m:t>
        </m:r>
      </m:oMath>
    </w:p>
    <w:p w14:paraId="311958CE" w14:textId="77777777" w:rsidR="005E349A" w:rsidRPr="005E349A" w:rsidRDefault="005E349A" w:rsidP="002B3A3A">
      <w:pPr>
        <w:pStyle w:val="ListParagraph"/>
        <w:ind w:left="1440"/>
        <w:rPr>
          <w:rFonts w:cstheme="minorHAnsi"/>
          <w:sz w:val="24"/>
          <w:szCs w:val="24"/>
          <w:lang w:val="en-US"/>
        </w:rPr>
      </w:pPr>
    </w:p>
    <w:p w14:paraId="19D608FA" w14:textId="2FF5DD00" w:rsidR="00DE4D67" w:rsidRDefault="00DE4D67">
      <w:r>
        <w:br w:type="page"/>
      </w:r>
    </w:p>
    <w:p w14:paraId="062C095F" w14:textId="77777777" w:rsidR="00E15A02" w:rsidRDefault="00E15A02" w:rsidP="00E15A02"/>
    <w:p w14:paraId="38220A00" w14:textId="45E719F3" w:rsidR="00E15A02" w:rsidRDefault="005571D9" w:rsidP="00E15A02">
      <w:r>
        <w:rPr>
          <w:noProof/>
        </w:rPr>
        <mc:AlternateContent>
          <mc:Choice Requires="wps">
            <w:drawing>
              <wp:anchor distT="0" distB="0" distL="114300" distR="114300" simplePos="0" relativeHeight="251714560" behindDoc="0" locked="0" layoutInCell="1" allowOverlap="1" wp14:anchorId="17C20C8A" wp14:editId="293E26C1">
                <wp:simplePos x="0" y="0"/>
                <wp:positionH relativeFrom="column">
                  <wp:posOffset>578485</wp:posOffset>
                </wp:positionH>
                <wp:positionV relativeFrom="paragraph">
                  <wp:posOffset>254635</wp:posOffset>
                </wp:positionV>
                <wp:extent cx="1409700" cy="1260475"/>
                <wp:effectExtent l="0" t="0" r="0" b="0"/>
                <wp:wrapNone/>
                <wp:docPr id="51" name="Right Triangle 51"/>
                <wp:cNvGraphicFramePr/>
                <a:graphic xmlns:a="http://schemas.openxmlformats.org/drawingml/2006/main">
                  <a:graphicData uri="http://schemas.microsoft.com/office/word/2010/wordprocessingShape">
                    <wps:wsp>
                      <wps:cNvSpPr/>
                      <wps:spPr>
                        <a:xfrm>
                          <a:off x="0" y="0"/>
                          <a:ext cx="1409700" cy="1260475"/>
                        </a:xfrm>
                        <a:custGeom>
                          <a:avLst/>
                          <a:gdLst>
                            <a:gd name="connsiteX0" fmla="*/ 0 w 1409065"/>
                            <a:gd name="connsiteY0" fmla="*/ 1212850 h 1212850"/>
                            <a:gd name="connsiteX1" fmla="*/ 0 w 1409065"/>
                            <a:gd name="connsiteY1" fmla="*/ 0 h 1212850"/>
                            <a:gd name="connsiteX2" fmla="*/ 1409065 w 1409065"/>
                            <a:gd name="connsiteY2" fmla="*/ 1212850 h 1212850"/>
                            <a:gd name="connsiteX3" fmla="*/ 0 w 1409065"/>
                            <a:gd name="connsiteY3" fmla="*/ 1212850 h 1212850"/>
                            <a:gd name="connsiteX0" fmla="*/ 44450 w 1453515"/>
                            <a:gd name="connsiteY0" fmla="*/ 1212850 h 1212850"/>
                            <a:gd name="connsiteX1" fmla="*/ 0 w 1453515"/>
                            <a:gd name="connsiteY1" fmla="*/ 0 h 1212850"/>
                            <a:gd name="connsiteX2" fmla="*/ 1453515 w 1453515"/>
                            <a:gd name="connsiteY2" fmla="*/ 1212850 h 1212850"/>
                            <a:gd name="connsiteX3" fmla="*/ 44450 w 1453515"/>
                            <a:gd name="connsiteY3" fmla="*/ 1212850 h 1212850"/>
                            <a:gd name="connsiteX0" fmla="*/ 44450 w 1453515"/>
                            <a:gd name="connsiteY0" fmla="*/ 1212850 h 1212850"/>
                            <a:gd name="connsiteX1" fmla="*/ 0 w 1453515"/>
                            <a:gd name="connsiteY1" fmla="*/ 0 h 1212850"/>
                            <a:gd name="connsiteX2" fmla="*/ 1453515 w 1453515"/>
                            <a:gd name="connsiteY2" fmla="*/ 1212850 h 1212850"/>
                            <a:gd name="connsiteX3" fmla="*/ 44450 w 1453515"/>
                            <a:gd name="connsiteY3" fmla="*/ 1212850 h 1212850"/>
                            <a:gd name="connsiteX0" fmla="*/ 44450 w 1370965"/>
                            <a:gd name="connsiteY0" fmla="*/ 1212850 h 1260475"/>
                            <a:gd name="connsiteX1" fmla="*/ 0 w 1370965"/>
                            <a:gd name="connsiteY1" fmla="*/ 0 h 1260475"/>
                            <a:gd name="connsiteX2" fmla="*/ 1370965 w 1370965"/>
                            <a:gd name="connsiteY2" fmla="*/ 1260475 h 1260475"/>
                            <a:gd name="connsiteX3" fmla="*/ 44450 w 1370965"/>
                            <a:gd name="connsiteY3" fmla="*/ 1212850 h 1260475"/>
                            <a:gd name="connsiteX0" fmla="*/ 44450 w 1409700"/>
                            <a:gd name="connsiteY0" fmla="*/ 1212850 h 1260475"/>
                            <a:gd name="connsiteX1" fmla="*/ 0 w 1409700"/>
                            <a:gd name="connsiteY1" fmla="*/ 0 h 1260475"/>
                            <a:gd name="connsiteX2" fmla="*/ 1409700 w 1409700"/>
                            <a:gd name="connsiteY2" fmla="*/ 1260475 h 1260475"/>
                            <a:gd name="connsiteX3" fmla="*/ 44450 w 1409700"/>
                            <a:gd name="connsiteY3" fmla="*/ 1212850 h 1260475"/>
                            <a:gd name="connsiteX0" fmla="*/ 57150 w 1409700"/>
                            <a:gd name="connsiteY0" fmla="*/ 1212850 h 1260475"/>
                            <a:gd name="connsiteX1" fmla="*/ 0 w 1409700"/>
                            <a:gd name="connsiteY1" fmla="*/ 0 h 1260475"/>
                            <a:gd name="connsiteX2" fmla="*/ 1409700 w 1409700"/>
                            <a:gd name="connsiteY2" fmla="*/ 1260475 h 1260475"/>
                            <a:gd name="connsiteX3" fmla="*/ 57150 w 1409700"/>
                            <a:gd name="connsiteY3" fmla="*/ 1212850 h 1260475"/>
                            <a:gd name="connsiteX0" fmla="*/ 43614 w 1409700"/>
                            <a:gd name="connsiteY0" fmla="*/ 1213021 h 1260475"/>
                            <a:gd name="connsiteX1" fmla="*/ 0 w 1409700"/>
                            <a:gd name="connsiteY1" fmla="*/ 0 h 1260475"/>
                            <a:gd name="connsiteX2" fmla="*/ 1409700 w 1409700"/>
                            <a:gd name="connsiteY2" fmla="*/ 1260475 h 1260475"/>
                            <a:gd name="connsiteX3" fmla="*/ 43614 w 1409700"/>
                            <a:gd name="connsiteY3" fmla="*/ 1213021 h 1260475"/>
                            <a:gd name="connsiteX0" fmla="*/ 45720 w 1409700"/>
                            <a:gd name="connsiteY0" fmla="*/ 1214120 h 1260475"/>
                            <a:gd name="connsiteX1" fmla="*/ 0 w 1409700"/>
                            <a:gd name="connsiteY1" fmla="*/ 0 h 1260475"/>
                            <a:gd name="connsiteX2" fmla="*/ 1409700 w 1409700"/>
                            <a:gd name="connsiteY2" fmla="*/ 1260475 h 1260475"/>
                            <a:gd name="connsiteX3" fmla="*/ 45720 w 1409700"/>
                            <a:gd name="connsiteY3" fmla="*/ 1214120 h 1260475"/>
                          </a:gdLst>
                          <a:ahLst/>
                          <a:cxnLst>
                            <a:cxn ang="0">
                              <a:pos x="connsiteX0" y="connsiteY0"/>
                            </a:cxn>
                            <a:cxn ang="0">
                              <a:pos x="connsiteX1" y="connsiteY1"/>
                            </a:cxn>
                            <a:cxn ang="0">
                              <a:pos x="connsiteX2" y="connsiteY2"/>
                            </a:cxn>
                            <a:cxn ang="0">
                              <a:pos x="connsiteX3" y="connsiteY3"/>
                            </a:cxn>
                          </a:cxnLst>
                          <a:rect l="l" t="t" r="r" b="b"/>
                          <a:pathLst>
                            <a:path w="1409700" h="1260475">
                              <a:moveTo>
                                <a:pt x="45720" y="1214120"/>
                              </a:moveTo>
                              <a:cubicBezTo>
                                <a:pt x="26670" y="809837"/>
                                <a:pt x="19050" y="404283"/>
                                <a:pt x="0" y="0"/>
                              </a:cubicBezTo>
                              <a:cubicBezTo>
                                <a:pt x="465455" y="429683"/>
                                <a:pt x="925195" y="856192"/>
                                <a:pt x="1409700" y="1260475"/>
                              </a:cubicBezTo>
                              <a:lnTo>
                                <a:pt x="45720" y="1214120"/>
                              </a:lnTo>
                              <a:close/>
                            </a:path>
                          </a:pathLst>
                        </a:custGeom>
                        <a:solidFill>
                          <a:schemeClr val="accent1">
                            <a:lumMod val="60000"/>
                            <a:lumOff val="40000"/>
                            <a:alpha val="61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C8E58A" w14:textId="77777777" w:rsidR="00DA7743" w:rsidRDefault="00DA774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20C8A" id="Right Triangle 51" o:spid="_x0000_s1046" style="position:absolute;margin-left:45.55pt;margin-top:20.05pt;width:111pt;height:99.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09700,1260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" adj="-11796480,,5400" path="m45720,1214120c26670,809837,19050,404283,,,465455,429683,925195,856192,1409700,1260475l45720,1214120xe" fillcolor="#8eaadb [1940]" stroked="f" strokeweight="1pt">
                <v:fill opacity="40092f"/>
                <v:stroke joinstyle="miter"/>
                <v:formulas/>
                <v:path arrowok="t" o:connecttype="custom" o:connectlocs="45720,1214120;0,0;1409700,1260475;45720,1214120" o:connectangles="0,0,0,0" textboxrect="0,0,1409700,1260475"/>
                <v:textbox>
                  <w:txbxContent>
                    <w:p w14:paraId="43C8E58A" w14:textId="77777777" w:rsidR="00DA7743" w:rsidRDefault="00DA7743"/>
                  </w:txbxContent>
                </v:textbox>
              </v:shape>
            </w:pict>
          </mc:Fallback>
        </mc:AlternateContent>
      </w:r>
      <w:r w:rsidR="009A39CE">
        <w:rPr>
          <w:noProof/>
        </w:rPr>
        <mc:AlternateContent>
          <mc:Choice Requires="wps">
            <w:drawing>
              <wp:anchor distT="0" distB="0" distL="114300" distR="114300" simplePos="0" relativeHeight="251717632" behindDoc="0" locked="0" layoutInCell="1" allowOverlap="1" wp14:anchorId="37298CDC" wp14:editId="71C03389">
                <wp:simplePos x="0" y="0"/>
                <wp:positionH relativeFrom="column">
                  <wp:posOffset>280670</wp:posOffset>
                </wp:positionH>
                <wp:positionV relativeFrom="paragraph">
                  <wp:posOffset>2869565</wp:posOffset>
                </wp:positionV>
                <wp:extent cx="1314450" cy="277495"/>
                <wp:effectExtent l="0" t="0" r="19050" b="27305"/>
                <wp:wrapNone/>
                <wp:docPr id="53" name="Text Box 53"/>
                <wp:cNvGraphicFramePr/>
                <a:graphic xmlns:a="http://schemas.openxmlformats.org/drawingml/2006/main">
                  <a:graphicData uri="http://schemas.microsoft.com/office/word/2010/wordprocessingShape">
                    <wps:wsp>
                      <wps:cNvSpPr txBox="1"/>
                      <wps:spPr>
                        <a:xfrm>
                          <a:off x="0" y="0"/>
                          <a:ext cx="1314450" cy="277495"/>
                        </a:xfrm>
                        <a:prstGeom prst="rect">
                          <a:avLst/>
                        </a:prstGeom>
                        <a:solidFill>
                          <a:schemeClr val="lt1"/>
                        </a:solidFill>
                        <a:ln w="6350">
                          <a:solidFill>
                            <a:prstClr val="black"/>
                          </a:solidFill>
                        </a:ln>
                      </wps:spPr>
                      <wps:txbx>
                        <w:txbxContent>
                          <w:p w14:paraId="2EC274D2" w14:textId="146FDD0C" w:rsidR="00DA7743" w:rsidRPr="009A39CE" w:rsidRDefault="00DA7743" w:rsidP="009A39CE">
                            <w:pPr>
                              <w:rPr>
                                <w:lang w:val="it-IT"/>
                              </w:rPr>
                            </w:pPr>
                            <w:r>
                              <w:rPr>
                                <w:lang w:val="it-IT"/>
                              </w:rPr>
                              <w:t>Producers Surplus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298CDC" id="Text Box 53" o:spid="_x0000_s1047" type="#_x0000_t202" style="position:absolute;margin-left:22.1pt;margin-top:225.95pt;width:103.5pt;height:21.8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" fillcolor="white [3201]" strokeweight=".5pt">
                <v:textbox>
                  <w:txbxContent>
                    <w:p w14:paraId="2EC274D2" w14:textId="146FDD0C" w:rsidR="00DA7743" w:rsidRPr="009A39CE" w:rsidRDefault="00DA7743" w:rsidP="009A39CE">
                      <w:pPr>
                        <w:rPr>
                          <w:lang w:val="it-IT"/>
                        </w:rPr>
                      </w:pPr>
                      <w:r>
                        <w:rPr>
                          <w:lang w:val="it-IT"/>
                        </w:rPr>
                        <w:t>Producers Surplus</w:t>
                      </w:r>
                    </w:p>
                  </w:txbxContent>
                </v:textbox>
              </v:shape>
            </w:pict>
          </mc:Fallback>
        </mc:AlternateContent>
      </w:r>
      <w:r w:rsidR="009A39CE">
        <w:rPr>
          <w:noProof/>
        </w:rPr>
        <mc:AlternateContent>
          <mc:Choice Requires="wps">
            <w:drawing>
              <wp:anchor distT="0" distB="0" distL="114300" distR="114300" simplePos="0" relativeHeight="251715584" behindDoc="0" locked="0" layoutInCell="1" allowOverlap="1" wp14:anchorId="25EB6385" wp14:editId="36F10D23">
                <wp:simplePos x="0" y="0"/>
                <wp:positionH relativeFrom="column">
                  <wp:posOffset>1011555</wp:posOffset>
                </wp:positionH>
                <wp:positionV relativeFrom="paragraph">
                  <wp:posOffset>313054</wp:posOffset>
                </wp:positionV>
                <wp:extent cx="1314450" cy="277495"/>
                <wp:effectExtent l="0" t="0" r="19050" b="27305"/>
                <wp:wrapNone/>
                <wp:docPr id="52" name="Text Box 52"/>
                <wp:cNvGraphicFramePr/>
                <a:graphic xmlns:a="http://schemas.openxmlformats.org/drawingml/2006/main">
                  <a:graphicData uri="http://schemas.microsoft.com/office/word/2010/wordprocessingShape">
                    <wps:wsp>
                      <wps:cNvSpPr txBox="1"/>
                      <wps:spPr>
                        <a:xfrm>
                          <a:off x="0" y="0"/>
                          <a:ext cx="1314450" cy="277495"/>
                        </a:xfrm>
                        <a:prstGeom prst="rect">
                          <a:avLst/>
                        </a:prstGeom>
                        <a:solidFill>
                          <a:schemeClr val="lt1"/>
                        </a:solidFill>
                        <a:ln w="6350">
                          <a:solidFill>
                            <a:prstClr val="black"/>
                          </a:solidFill>
                        </a:ln>
                      </wps:spPr>
                      <wps:txbx>
                        <w:txbxContent>
                          <w:p w14:paraId="01C01B1C" w14:textId="5DE05AFF" w:rsidR="00DA7743" w:rsidRPr="009A39CE" w:rsidRDefault="00DA7743">
                            <w:pPr>
                              <w:rPr>
                                <w:lang w:val="it-IT"/>
                              </w:rPr>
                            </w:pPr>
                            <w:r>
                              <w:rPr>
                                <w:lang w:val="it-IT"/>
                              </w:rPr>
                              <w:t>Consumers Surplus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EB6385" id="Text Box 52" o:spid="_x0000_s1048" type="#_x0000_t202" style="position:absolute;margin-left:79.65pt;margin-top:24.65pt;width:103.5pt;height:21.8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" fillcolor="white [3201]" strokeweight=".5pt">
                <v:textbox>
                  <w:txbxContent>
                    <w:p w14:paraId="01C01B1C" w14:textId="5DE05AFF" w:rsidR="00DA7743" w:rsidRPr="009A39CE" w:rsidRDefault="00DA7743">
                      <w:pPr>
                        <w:rPr>
                          <w:lang w:val="it-IT"/>
                        </w:rPr>
                      </w:pPr>
                      <w:r>
                        <w:rPr>
                          <w:lang w:val="it-IT"/>
                        </w:rPr>
                        <w:t>Consumers Surplus</w:t>
                      </w:r>
                    </w:p>
                  </w:txbxContent>
                </v:textbox>
              </v:shape>
            </w:pict>
          </mc:Fallback>
        </mc:AlternateContent>
      </w:r>
      <w:r w:rsidR="00DC1335">
        <w:rPr>
          <w:noProof/>
        </w:rPr>
        <mc:AlternateContent>
          <mc:Choice Requires="wps">
            <w:drawing>
              <wp:anchor distT="0" distB="0" distL="114300" distR="114300" simplePos="0" relativeHeight="251706368" behindDoc="0" locked="0" layoutInCell="1" allowOverlap="1" wp14:anchorId="23F9FC4C" wp14:editId="55627837">
                <wp:simplePos x="0" y="0"/>
                <wp:positionH relativeFrom="column">
                  <wp:posOffset>579755</wp:posOffset>
                </wp:positionH>
                <wp:positionV relativeFrom="paragraph">
                  <wp:posOffset>255905</wp:posOffset>
                </wp:positionV>
                <wp:extent cx="2698750" cy="2388235"/>
                <wp:effectExtent l="0" t="0" r="63500" b="50165"/>
                <wp:wrapNone/>
                <wp:docPr id="43" name="Straight Arrow Connector 43"/>
                <wp:cNvGraphicFramePr/>
                <a:graphic xmlns:a="http://schemas.openxmlformats.org/drawingml/2006/main">
                  <a:graphicData uri="http://schemas.microsoft.com/office/word/2010/wordprocessingShape">
                    <wps:wsp>
                      <wps:cNvCnPr/>
                      <wps:spPr>
                        <a:xfrm>
                          <a:off x="0" y="0"/>
                          <a:ext cx="2698750" cy="23882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A9F3BE3" id="_x0000_t32" coordsize="21600,21600" o:spt="32" o:oned="t" path="m,l21600,21600e" filled="f">
                <v:path arrowok="t" fillok="f" o:connecttype="none"/>
                <o:lock v:ext="edit" shapetype="t"/>
              </v:shapetype>
              <v:shape id="Straight Arrow Connector 43" o:spid="_x0000_s1026" type="#_x0000_t32" style="position:absolute;margin-left:45.65pt;margin-top:20.15pt;width:212.5pt;height:188.0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" strokecolor="#4472c4 [3204]" strokeweight=".5pt">
                <v:stroke endarrow="block" joinstyle="miter"/>
              </v:shape>
            </w:pict>
          </mc:Fallback>
        </mc:AlternateContent>
      </w:r>
      <w:r w:rsidR="004775FD">
        <w:rPr>
          <w:noProof/>
        </w:rPr>
        <mc:AlternateContent>
          <mc:Choice Requires="wps">
            <w:drawing>
              <wp:anchor distT="0" distB="0" distL="114300" distR="114300" simplePos="0" relativeHeight="251713536" behindDoc="0" locked="0" layoutInCell="1" allowOverlap="1" wp14:anchorId="528484AA" wp14:editId="461B3A62">
                <wp:simplePos x="0" y="0"/>
                <wp:positionH relativeFrom="column">
                  <wp:posOffset>3130321</wp:posOffset>
                </wp:positionH>
                <wp:positionV relativeFrom="paragraph">
                  <wp:posOffset>2080768</wp:posOffset>
                </wp:positionV>
                <wp:extent cx="680313" cy="307238"/>
                <wp:effectExtent l="0" t="0" r="24765" b="17145"/>
                <wp:wrapNone/>
                <wp:docPr id="47" name="Text Box 47"/>
                <wp:cNvGraphicFramePr/>
                <a:graphic xmlns:a="http://schemas.openxmlformats.org/drawingml/2006/main">
                  <a:graphicData uri="http://schemas.microsoft.com/office/word/2010/wordprocessingShape">
                    <wps:wsp>
                      <wps:cNvSpPr txBox="1"/>
                      <wps:spPr>
                        <a:xfrm>
                          <a:off x="0" y="0"/>
                          <a:ext cx="680313" cy="307238"/>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046079C4" w14:textId="1BD3CD3C" w:rsidR="00DA7743" w:rsidRPr="00296281" w:rsidRDefault="00DA7743" w:rsidP="00F60B2C">
                            <w:r w:rsidRPr="00296281">
                              <w:t>Demand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8484AA" id="Text Box 47" o:spid="_x0000_s1049" type="#_x0000_t202" style="position:absolute;margin-left:246.5pt;margin-top:163.85pt;width:53.55pt;height:24.2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" fillcolor="white [3201]" strokecolor="#ed7d31 [3205]" strokeweight="1pt">
                <v:textbox>
                  <w:txbxContent>
                    <w:p w14:paraId="046079C4" w14:textId="1BD3CD3C" w:rsidR="00DA7743" w:rsidRPr="00296281" w:rsidRDefault="00DA7743" w:rsidP="00F60B2C">
                      <w:r w:rsidRPr="00296281">
                        <w:t>Demand</w:t>
                      </w:r>
                    </w:p>
                  </w:txbxContent>
                </v:textbox>
              </v:shape>
            </w:pict>
          </mc:Fallback>
        </mc:AlternateContent>
      </w:r>
      <w:r w:rsidR="004775FD">
        <w:rPr>
          <w:noProof/>
        </w:rPr>
        <mc:AlternateContent>
          <mc:Choice Requires="wps">
            <w:drawing>
              <wp:anchor distT="0" distB="0" distL="114300" distR="114300" simplePos="0" relativeHeight="251711488" behindDoc="0" locked="0" layoutInCell="1" allowOverlap="1" wp14:anchorId="082A74DC" wp14:editId="4EAED403">
                <wp:simplePos x="0" y="0"/>
                <wp:positionH relativeFrom="column">
                  <wp:posOffset>3188843</wp:posOffset>
                </wp:positionH>
                <wp:positionV relativeFrom="paragraph">
                  <wp:posOffset>631546</wp:posOffset>
                </wp:positionV>
                <wp:extent cx="606628" cy="365760"/>
                <wp:effectExtent l="0" t="0" r="22225" b="15240"/>
                <wp:wrapNone/>
                <wp:docPr id="46" name="Text Box 46"/>
                <wp:cNvGraphicFramePr/>
                <a:graphic xmlns:a="http://schemas.openxmlformats.org/drawingml/2006/main">
                  <a:graphicData uri="http://schemas.microsoft.com/office/word/2010/wordprocessingShape">
                    <wps:wsp>
                      <wps:cNvSpPr txBox="1"/>
                      <wps:spPr>
                        <a:xfrm>
                          <a:off x="0" y="0"/>
                          <a:ext cx="606628" cy="36576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0EE8EF69" w14:textId="6283A8AA" w:rsidR="00DA7743" w:rsidRPr="00F60B2C" w:rsidRDefault="00DA7743">
                            <w:pPr>
                              <w:rPr>
                                <w:lang w:val="nb-NO"/>
                              </w:rPr>
                            </w:pPr>
                            <w:r>
                              <w:rPr>
                                <w:lang w:val="nb-NO"/>
                              </w:rPr>
                              <w:t>Supply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2A74DC" id="Text Box 46" o:spid="_x0000_s1050" type="#_x0000_t202" style="position:absolute;margin-left:251.1pt;margin-top:49.75pt;width:47.75pt;height:28.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" fillcolor="white [3201]" strokecolor="#ed7d31 [3205]" strokeweight="1pt">
                <v:textbox>
                  <w:txbxContent>
                    <w:p w14:paraId="0EE8EF69" w14:textId="6283A8AA" w:rsidR="00DA7743" w:rsidRPr="00F60B2C" w:rsidRDefault="00DA7743">
                      <w:pPr>
                        <w:rPr>
                          <w:lang w:val="nb-NO"/>
                        </w:rPr>
                      </w:pPr>
                      <w:r>
                        <w:rPr>
                          <w:lang w:val="nb-NO"/>
                        </w:rPr>
                        <w:t>Supply</w:t>
                      </w:r>
                    </w:p>
                  </w:txbxContent>
                </v:textbox>
              </v:shape>
            </w:pict>
          </mc:Fallback>
        </mc:AlternateContent>
      </w:r>
      <w:r w:rsidR="00A33023" w:rsidRPr="00E15A02">
        <w:rPr>
          <w:noProof/>
        </w:rPr>
        <mc:AlternateContent>
          <mc:Choice Requires="wps">
            <w:drawing>
              <wp:anchor distT="0" distB="0" distL="114300" distR="114300" simplePos="0" relativeHeight="251695104" behindDoc="0" locked="0" layoutInCell="1" allowOverlap="1" wp14:anchorId="1AA3DC58" wp14:editId="2538D759">
                <wp:simplePos x="0" y="0"/>
                <wp:positionH relativeFrom="column">
                  <wp:posOffset>87630</wp:posOffset>
                </wp:positionH>
                <wp:positionV relativeFrom="paragraph">
                  <wp:posOffset>312267</wp:posOffset>
                </wp:positionV>
                <wp:extent cx="438353" cy="277495"/>
                <wp:effectExtent l="0" t="0" r="19050" b="27305"/>
                <wp:wrapNone/>
                <wp:docPr id="31" name="Text Box 31"/>
                <wp:cNvGraphicFramePr/>
                <a:graphic xmlns:a="http://schemas.openxmlformats.org/drawingml/2006/main">
                  <a:graphicData uri="http://schemas.microsoft.com/office/word/2010/wordprocessingShape">
                    <wps:wsp>
                      <wps:cNvSpPr txBox="1"/>
                      <wps:spPr>
                        <a:xfrm>
                          <a:off x="0" y="0"/>
                          <a:ext cx="438353" cy="277495"/>
                        </a:xfrm>
                        <a:prstGeom prst="rect">
                          <a:avLst/>
                        </a:prstGeom>
                        <a:solidFill>
                          <a:schemeClr val="lt1"/>
                        </a:solidFill>
                        <a:ln w="6350">
                          <a:solidFill>
                            <a:prstClr val="black"/>
                          </a:solidFill>
                        </a:ln>
                      </wps:spPr>
                      <wps:txbx>
                        <w:txbxContent>
                          <w:p w14:paraId="6001B12C" w14:textId="4AF2AD5B" w:rsidR="00DA7743" w:rsidRPr="00D21236" w:rsidRDefault="00DA7743" w:rsidP="00E15A02">
                            <w:pPr>
                              <w:jc w:val="center"/>
                              <w:rPr>
                                <w:lang w:val="nb-NO"/>
                              </w:rPr>
                            </w:pPr>
                            <w:r>
                              <w:rPr>
                                <w:lang w:val="nb-NO"/>
                              </w:rPr>
                              <w:t>12.5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A3DC58" id="Text Box 31" o:spid="_x0000_s1051" type="#_x0000_t202" style="position:absolute;margin-left:6.9pt;margin-top:24.6pt;width:34.5pt;height:21.8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" fillcolor="white [3201]" strokeweight=".5pt">
                <v:textbox>
                  <w:txbxContent>
                    <w:p w14:paraId="6001B12C" w14:textId="4AF2AD5B" w:rsidR="00DA7743" w:rsidRPr="00D21236" w:rsidRDefault="00DA7743" w:rsidP="00E15A02">
                      <w:pPr>
                        <w:jc w:val="center"/>
                        <w:rPr>
                          <w:lang w:val="nb-NO"/>
                        </w:rPr>
                      </w:pPr>
                      <w:r>
                        <w:rPr>
                          <w:lang w:val="nb-NO"/>
                        </w:rPr>
                        <w:t>12.5</w:t>
                      </w:r>
                    </w:p>
                  </w:txbxContent>
                </v:textbox>
              </v:shape>
            </w:pict>
          </mc:Fallback>
        </mc:AlternateContent>
      </w:r>
      <w:r w:rsidR="005942F4" w:rsidRPr="00E15A02">
        <w:rPr>
          <w:noProof/>
        </w:rPr>
        <mc:AlternateContent>
          <mc:Choice Requires="wps">
            <w:drawing>
              <wp:anchor distT="0" distB="0" distL="114300" distR="114300" simplePos="0" relativeHeight="251702272" behindDoc="0" locked="0" layoutInCell="1" allowOverlap="1" wp14:anchorId="43D032D9" wp14:editId="283B42DC">
                <wp:simplePos x="0" y="0"/>
                <wp:positionH relativeFrom="column">
                  <wp:posOffset>3128340</wp:posOffset>
                </wp:positionH>
                <wp:positionV relativeFrom="paragraph">
                  <wp:posOffset>2829890</wp:posOffset>
                </wp:positionV>
                <wp:extent cx="373075" cy="277978"/>
                <wp:effectExtent l="0" t="0" r="27305" b="27305"/>
                <wp:wrapNone/>
                <wp:docPr id="38" name="Text Box 38"/>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0E49D2AA" w14:textId="0DF59A6F" w:rsidR="00DA7743" w:rsidRPr="00D21236" w:rsidRDefault="00DA7743" w:rsidP="00E15A02">
                            <w:pPr>
                              <w:jc w:val="center"/>
                              <w:rPr>
                                <w:lang w:val="nb-NO"/>
                              </w:rPr>
                            </w:pPr>
                            <w:r>
                              <w:rPr>
                                <w:lang w:val="nb-NO"/>
                              </w:rP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D032D9" id="Text Box 38" o:spid="_x0000_s1052" type="#_x0000_t202" style="position:absolute;margin-left:246.35pt;margin-top:222.85pt;width:29.4pt;height:21.9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" fillcolor="white [3201]" strokeweight=".5pt">
                <v:textbox>
                  <w:txbxContent>
                    <w:p w14:paraId="0E49D2AA" w14:textId="0DF59A6F" w:rsidR="00DA7743" w:rsidRPr="00D21236" w:rsidRDefault="00DA7743" w:rsidP="00E15A02">
                      <w:pPr>
                        <w:jc w:val="center"/>
                        <w:rPr>
                          <w:lang w:val="nb-NO"/>
                        </w:rPr>
                      </w:pPr>
                      <w:r>
                        <w:rPr>
                          <w:lang w:val="nb-NO"/>
                        </w:rPr>
                        <w:t>25</w:t>
                      </w:r>
                    </w:p>
                  </w:txbxContent>
                </v:textbox>
              </v:shape>
            </w:pict>
          </mc:Fallback>
        </mc:AlternateContent>
      </w:r>
      <w:r w:rsidR="005942F4" w:rsidRPr="00E15A02">
        <w:rPr>
          <w:noProof/>
        </w:rPr>
        <mc:AlternateContent>
          <mc:Choice Requires="wps">
            <w:drawing>
              <wp:anchor distT="0" distB="0" distL="114300" distR="114300" simplePos="0" relativeHeight="251698176" behindDoc="0" locked="0" layoutInCell="1" allowOverlap="1" wp14:anchorId="3F60F597" wp14:editId="0F0DEE60">
                <wp:simplePos x="0" y="0"/>
                <wp:positionH relativeFrom="column">
                  <wp:posOffset>1857146</wp:posOffset>
                </wp:positionH>
                <wp:positionV relativeFrom="paragraph">
                  <wp:posOffset>2819121</wp:posOffset>
                </wp:positionV>
                <wp:extent cx="373075" cy="277978"/>
                <wp:effectExtent l="0" t="0" r="27305" b="27305"/>
                <wp:wrapNone/>
                <wp:docPr id="34" name="Text Box 34"/>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139D2E71" w14:textId="77777777" w:rsidR="00DA7743" w:rsidRPr="00D21236" w:rsidRDefault="00DA7743" w:rsidP="00E15A02">
                            <w:pPr>
                              <w:jc w:val="center"/>
                              <w:rPr>
                                <w:lang w:val="nb-NO"/>
                              </w:rPr>
                            </w:pPr>
                            <w:r>
                              <w:rPr>
                                <w:lang w:val="nb-NO"/>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60F597" id="Text Box 34" o:spid="_x0000_s1053" type="#_x0000_t202" style="position:absolute;margin-left:146.25pt;margin-top:222pt;width:29.4pt;height:21.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" fillcolor="white [3201]" strokeweight=".5pt">
                <v:textbox>
                  <w:txbxContent>
                    <w:p w14:paraId="139D2E71" w14:textId="77777777" w:rsidR="00DA7743" w:rsidRPr="00D21236" w:rsidRDefault="00DA7743" w:rsidP="00E15A02">
                      <w:pPr>
                        <w:jc w:val="center"/>
                        <w:rPr>
                          <w:lang w:val="nb-NO"/>
                        </w:rPr>
                      </w:pPr>
                      <w:r>
                        <w:rPr>
                          <w:lang w:val="nb-NO"/>
                        </w:rPr>
                        <w:t>15</w:t>
                      </w:r>
                    </w:p>
                  </w:txbxContent>
                </v:textbox>
              </v:shape>
            </w:pict>
          </mc:Fallback>
        </mc:AlternateContent>
      </w:r>
      <w:r w:rsidR="005942F4" w:rsidRPr="00E15A02">
        <w:rPr>
          <w:noProof/>
        </w:rPr>
        <mc:AlternateContent>
          <mc:Choice Requires="wps">
            <w:drawing>
              <wp:anchor distT="0" distB="0" distL="114300" distR="114300" simplePos="0" relativeHeight="251699200" behindDoc="0" locked="0" layoutInCell="1" allowOverlap="1" wp14:anchorId="5B1D3062" wp14:editId="13E4D7FA">
                <wp:simplePos x="0" y="0"/>
                <wp:positionH relativeFrom="column">
                  <wp:posOffset>838</wp:posOffset>
                </wp:positionH>
                <wp:positionV relativeFrom="paragraph">
                  <wp:posOffset>1300582</wp:posOffset>
                </wp:positionV>
                <wp:extent cx="373075" cy="277978"/>
                <wp:effectExtent l="0" t="0" r="27305" b="27305"/>
                <wp:wrapNone/>
                <wp:docPr id="35" name="Text Box 35"/>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1CC9164E" w14:textId="7CE3E3C8" w:rsidR="00DA7743" w:rsidRPr="00D21236" w:rsidRDefault="00DA7743" w:rsidP="00E15A02">
                            <w:pPr>
                              <w:jc w:val="center"/>
                              <w:rPr>
                                <w:lang w:val="nb-NO"/>
                              </w:rPr>
                            </w:pPr>
                            <w:r>
                              <w:rPr>
                                <w:lang w:val="nb-NO"/>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1D3062" id="Text Box 35" o:spid="_x0000_s1054" type="#_x0000_t202" style="position:absolute;margin-left:.05pt;margin-top:102.4pt;width:29.4pt;height:21.9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" fillcolor="white [3201]" strokeweight=".5pt">
                <v:textbox>
                  <w:txbxContent>
                    <w:p w14:paraId="1CC9164E" w14:textId="7CE3E3C8" w:rsidR="00DA7743" w:rsidRPr="00D21236" w:rsidRDefault="00DA7743" w:rsidP="00E15A02">
                      <w:pPr>
                        <w:jc w:val="center"/>
                        <w:rPr>
                          <w:lang w:val="nb-NO"/>
                        </w:rPr>
                      </w:pPr>
                      <w:r>
                        <w:rPr>
                          <w:lang w:val="nb-NO"/>
                        </w:rPr>
                        <w:t>5</w:t>
                      </w:r>
                    </w:p>
                  </w:txbxContent>
                </v:textbox>
              </v:shape>
            </w:pict>
          </mc:Fallback>
        </mc:AlternateContent>
      </w:r>
      <w:r w:rsidR="005942F4">
        <w:rPr>
          <w:noProof/>
          <w:lang w:val="en-GB"/>
        </w:rPr>
        <mc:AlternateContent>
          <mc:Choice Requires="wps">
            <w:drawing>
              <wp:anchor distT="0" distB="0" distL="114300" distR="114300" simplePos="0" relativeHeight="251708416" behindDoc="0" locked="0" layoutInCell="1" allowOverlap="1" wp14:anchorId="62D30DAD" wp14:editId="3A7F0E55">
                <wp:simplePos x="0" y="0"/>
                <wp:positionH relativeFrom="column">
                  <wp:posOffset>582295</wp:posOffset>
                </wp:positionH>
                <wp:positionV relativeFrom="paragraph">
                  <wp:posOffset>1469643</wp:posOffset>
                </wp:positionV>
                <wp:extent cx="1411834" cy="48158"/>
                <wp:effectExtent l="19050" t="76200" r="17145" b="47625"/>
                <wp:wrapNone/>
                <wp:docPr id="44" name="Straight Arrow Connector 44"/>
                <wp:cNvGraphicFramePr/>
                <a:graphic xmlns:a="http://schemas.openxmlformats.org/drawingml/2006/main">
                  <a:graphicData uri="http://schemas.microsoft.com/office/word/2010/wordprocessingShape">
                    <wps:wsp>
                      <wps:cNvCnPr/>
                      <wps:spPr>
                        <a:xfrm flipH="1" flipV="1">
                          <a:off x="0" y="0"/>
                          <a:ext cx="1411834" cy="48158"/>
                        </a:xfrm>
                        <a:prstGeom prst="straightConnector1">
                          <a:avLst/>
                        </a:prstGeom>
                        <a:ln>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001D5DA5" id="Straight Arrow Connector 44" o:spid="_x0000_s1026" type="#_x0000_t32" style="position:absolute;margin-left:45.85pt;margin-top:115.7pt;width:111.15pt;height:3.8pt;flip:x y;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" strokecolor="#4472c4 [3204]" strokeweight=".5pt">
                <v:stroke dashstyle="longDash" endarrow="block" joinstyle="miter"/>
              </v:shape>
            </w:pict>
          </mc:Fallback>
        </mc:AlternateContent>
      </w:r>
      <w:r w:rsidR="009B4982" w:rsidRPr="00E15A02">
        <w:rPr>
          <w:noProof/>
        </w:rPr>
        <mc:AlternateContent>
          <mc:Choice Requires="wps">
            <w:drawing>
              <wp:anchor distT="0" distB="0" distL="114300" distR="114300" simplePos="0" relativeHeight="251703296" behindDoc="0" locked="0" layoutInCell="1" allowOverlap="1" wp14:anchorId="7616F5C0" wp14:editId="00ED8696">
                <wp:simplePos x="0" y="0"/>
                <wp:positionH relativeFrom="column">
                  <wp:posOffset>21920</wp:posOffset>
                </wp:positionH>
                <wp:positionV relativeFrom="paragraph">
                  <wp:posOffset>2439518</wp:posOffset>
                </wp:positionV>
                <wp:extent cx="504749" cy="321868"/>
                <wp:effectExtent l="0" t="0" r="10160" b="21590"/>
                <wp:wrapNone/>
                <wp:docPr id="39" name="Text Box 39"/>
                <wp:cNvGraphicFramePr/>
                <a:graphic xmlns:a="http://schemas.openxmlformats.org/drawingml/2006/main">
                  <a:graphicData uri="http://schemas.microsoft.com/office/word/2010/wordprocessingShape">
                    <wps:wsp>
                      <wps:cNvSpPr txBox="1"/>
                      <wps:spPr>
                        <a:xfrm>
                          <a:off x="0" y="0"/>
                          <a:ext cx="504749" cy="321868"/>
                        </a:xfrm>
                        <a:prstGeom prst="rect">
                          <a:avLst/>
                        </a:prstGeom>
                        <a:solidFill>
                          <a:schemeClr val="lt1"/>
                        </a:solidFill>
                        <a:ln w="6350">
                          <a:solidFill>
                            <a:prstClr val="black"/>
                          </a:solidFill>
                        </a:ln>
                      </wps:spPr>
                      <wps:txbx>
                        <w:txbxContent>
                          <w:p w14:paraId="094E82B6" w14:textId="016CF720" w:rsidR="00DA7743" w:rsidRPr="00D21236" w:rsidRDefault="00DA7743" w:rsidP="00E15A02">
                            <w:pPr>
                              <w:jc w:val="center"/>
                              <w:rPr>
                                <w:lang w:val="nb-NO"/>
                              </w:rPr>
                            </w:pPr>
                            <w:r>
                              <w:rPr>
                                <w:lang w:val="nb-NO"/>
                              </w:rPr>
                              <w:t>(0,0)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16F5C0" id="Text Box 39" o:spid="_x0000_s1055" type="#_x0000_t202" style="position:absolute;margin-left:1.75pt;margin-top:192.1pt;width:39.75pt;height:25.3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" fillcolor="white [3201]" strokeweight=".5pt">
                <v:textbox>
                  <w:txbxContent>
                    <w:p w14:paraId="094E82B6" w14:textId="016CF720" w:rsidR="00DA7743" w:rsidRPr="00D21236" w:rsidRDefault="00DA7743" w:rsidP="00E15A02">
                      <w:pPr>
                        <w:jc w:val="center"/>
                        <w:rPr>
                          <w:lang w:val="nb-NO"/>
                        </w:rPr>
                      </w:pPr>
                      <w:r>
                        <w:rPr>
                          <w:lang w:val="nb-NO"/>
                        </w:rPr>
                        <w:t>(0,0)</w:t>
                      </w:r>
                    </w:p>
                  </w:txbxContent>
                </v:textbox>
              </v:shape>
            </w:pict>
          </mc:Fallback>
        </mc:AlternateContent>
      </w:r>
      <w:r w:rsidR="009B4982">
        <w:rPr>
          <w:noProof/>
          <w:lang w:val="en-GB"/>
        </w:rPr>
        <mc:AlternateContent>
          <mc:Choice Requires="wps">
            <w:drawing>
              <wp:anchor distT="0" distB="0" distL="114300" distR="114300" simplePos="0" relativeHeight="251710464" behindDoc="0" locked="0" layoutInCell="1" allowOverlap="1" wp14:anchorId="2A5B202E" wp14:editId="3C92104D">
                <wp:simplePos x="0" y="0"/>
                <wp:positionH relativeFrom="column">
                  <wp:posOffset>1991080</wp:posOffset>
                </wp:positionH>
                <wp:positionV relativeFrom="paragraph">
                  <wp:posOffset>1517802</wp:posOffset>
                </wp:positionV>
                <wp:extent cx="49809" cy="1124712"/>
                <wp:effectExtent l="19050" t="0" r="64770" b="56515"/>
                <wp:wrapNone/>
                <wp:docPr id="45" name="Straight Arrow Connector 45"/>
                <wp:cNvGraphicFramePr/>
                <a:graphic xmlns:a="http://schemas.openxmlformats.org/drawingml/2006/main">
                  <a:graphicData uri="http://schemas.microsoft.com/office/word/2010/wordprocessingShape">
                    <wps:wsp>
                      <wps:cNvCnPr/>
                      <wps:spPr>
                        <a:xfrm>
                          <a:off x="0" y="0"/>
                          <a:ext cx="49809" cy="1124712"/>
                        </a:xfrm>
                        <a:prstGeom prst="straightConnector1">
                          <a:avLst/>
                        </a:prstGeom>
                        <a:ln>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834971" id="Straight Arrow Connector 45" o:spid="_x0000_s1026" type="#_x0000_t32" style="position:absolute;margin-left:156.8pt;margin-top:119.5pt;width:3.9pt;height:88.5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" strokecolor="#4472c4 [3204]" strokeweight=".5pt">
                <v:stroke dashstyle="longDash" endarrow="block" joinstyle="miter"/>
              </v:shape>
            </w:pict>
          </mc:Fallback>
        </mc:AlternateContent>
      </w:r>
      <w:r w:rsidR="00402390">
        <w:rPr>
          <w:noProof/>
        </w:rPr>
        <mc:AlternateContent>
          <mc:Choice Requires="wps">
            <w:drawing>
              <wp:anchor distT="0" distB="0" distL="114300" distR="114300" simplePos="0" relativeHeight="251704320" behindDoc="0" locked="0" layoutInCell="1" allowOverlap="1" wp14:anchorId="427BBBB0" wp14:editId="78F92809">
                <wp:simplePos x="0" y="0"/>
                <wp:positionH relativeFrom="column">
                  <wp:posOffset>636397</wp:posOffset>
                </wp:positionH>
                <wp:positionV relativeFrom="paragraph">
                  <wp:posOffset>310794</wp:posOffset>
                </wp:positionV>
                <wp:extent cx="2867558" cy="2283867"/>
                <wp:effectExtent l="0" t="38100" r="47625" b="21590"/>
                <wp:wrapNone/>
                <wp:docPr id="42" name="Straight Arrow Connector 42"/>
                <wp:cNvGraphicFramePr/>
                <a:graphic xmlns:a="http://schemas.openxmlformats.org/drawingml/2006/main">
                  <a:graphicData uri="http://schemas.microsoft.com/office/word/2010/wordprocessingShape">
                    <wps:wsp>
                      <wps:cNvCnPr/>
                      <wps:spPr>
                        <a:xfrm flipV="1">
                          <a:off x="0" y="0"/>
                          <a:ext cx="2867558" cy="22838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4FABF4" id="Straight Arrow Connector 42" o:spid="_x0000_s1026" type="#_x0000_t32" style="position:absolute;margin-left:50.1pt;margin-top:24.45pt;width:225.8pt;height:179.85pt;flip:y;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" strokecolor="#4472c4 [3204]" strokeweight=".5pt">
                <v:stroke endarrow="block" joinstyle="miter"/>
              </v:shape>
            </w:pict>
          </mc:Fallback>
        </mc:AlternateContent>
      </w:r>
      <w:r w:rsidR="00E15A02" w:rsidRPr="00E15A02">
        <w:rPr>
          <w:noProof/>
        </w:rPr>
        <mc:AlternateContent>
          <mc:Choice Requires="wps">
            <w:drawing>
              <wp:anchor distT="0" distB="0" distL="114300" distR="114300" simplePos="0" relativeHeight="251687936" behindDoc="0" locked="0" layoutInCell="1" allowOverlap="1" wp14:anchorId="467444D2" wp14:editId="758115EF">
                <wp:simplePos x="0" y="0"/>
                <wp:positionH relativeFrom="column">
                  <wp:posOffset>579755</wp:posOffset>
                </wp:positionH>
                <wp:positionV relativeFrom="paragraph">
                  <wp:posOffset>38100</wp:posOffset>
                </wp:positionV>
                <wp:extent cx="45719" cy="2554300"/>
                <wp:effectExtent l="76200" t="38100" r="50165" b="17780"/>
                <wp:wrapNone/>
                <wp:docPr id="24" name="Straight Arrow Connector 24"/>
                <wp:cNvGraphicFramePr/>
                <a:graphic xmlns:a="http://schemas.openxmlformats.org/drawingml/2006/main">
                  <a:graphicData uri="http://schemas.microsoft.com/office/word/2010/wordprocessingShape">
                    <wps:wsp>
                      <wps:cNvCnPr/>
                      <wps:spPr>
                        <a:xfrm flipH="1" flipV="1">
                          <a:off x="0" y="0"/>
                          <a:ext cx="45719" cy="25543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6DABB2" id="Straight Arrow Connector 24" o:spid="_x0000_s1026" type="#_x0000_t32" style="position:absolute;margin-left:45.65pt;margin-top:3pt;width:3.6pt;height:201.15pt;flip:x 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" strokecolor="#ed7d31 [3205]" strokeweight=".5pt">
                <v:stroke endarrow="block" joinstyle="miter"/>
              </v:shape>
            </w:pict>
          </mc:Fallback>
        </mc:AlternateContent>
      </w:r>
      <w:r w:rsidR="00E15A02" w:rsidRPr="00E15A02">
        <w:rPr>
          <w:noProof/>
        </w:rPr>
        <mc:AlternateContent>
          <mc:Choice Requires="wps">
            <w:drawing>
              <wp:anchor distT="0" distB="0" distL="114300" distR="114300" simplePos="0" relativeHeight="251688960" behindDoc="0" locked="0" layoutInCell="1" allowOverlap="1" wp14:anchorId="7433765F" wp14:editId="755100C9">
                <wp:simplePos x="0" y="0"/>
                <wp:positionH relativeFrom="column">
                  <wp:posOffset>637540</wp:posOffset>
                </wp:positionH>
                <wp:positionV relativeFrom="paragraph">
                  <wp:posOffset>2593975</wp:posOffset>
                </wp:positionV>
                <wp:extent cx="4213555" cy="45719"/>
                <wp:effectExtent l="0" t="38100" r="34925" b="88265"/>
                <wp:wrapNone/>
                <wp:docPr id="25" name="Straight Arrow Connector 25"/>
                <wp:cNvGraphicFramePr/>
                <a:graphic xmlns:a="http://schemas.openxmlformats.org/drawingml/2006/main">
                  <a:graphicData uri="http://schemas.microsoft.com/office/word/2010/wordprocessingShape">
                    <wps:wsp>
                      <wps:cNvCnPr/>
                      <wps:spPr>
                        <a:xfrm>
                          <a:off x="0" y="0"/>
                          <a:ext cx="4213555" cy="4571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6554D7" id="Straight Arrow Connector 25" o:spid="_x0000_s1026" type="#_x0000_t32" style="position:absolute;margin-left:50.2pt;margin-top:204.25pt;width:331.8pt;height:3.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" strokecolor="#ed7d31 [3205]" strokeweight=".5pt">
                <v:stroke endarrow="block" joinstyle="miter"/>
              </v:shape>
            </w:pict>
          </mc:Fallback>
        </mc:AlternateContent>
      </w:r>
      <w:r w:rsidR="00E15A02" w:rsidRPr="00E15A02">
        <w:rPr>
          <w:noProof/>
        </w:rPr>
        <mc:AlternateContent>
          <mc:Choice Requires="wps">
            <w:drawing>
              <wp:anchor distT="0" distB="0" distL="114300" distR="114300" simplePos="0" relativeHeight="251692032" behindDoc="0" locked="0" layoutInCell="1" allowOverlap="1" wp14:anchorId="5828CE5D" wp14:editId="01CCFEE0">
                <wp:simplePos x="0" y="0"/>
                <wp:positionH relativeFrom="column">
                  <wp:posOffset>132715</wp:posOffset>
                </wp:positionH>
                <wp:positionV relativeFrom="paragraph">
                  <wp:posOffset>1270</wp:posOffset>
                </wp:positionV>
                <wp:extent cx="241402" cy="254508"/>
                <wp:effectExtent l="0" t="0" r="25400" b="12700"/>
                <wp:wrapNone/>
                <wp:docPr id="28" name="Text Box 28"/>
                <wp:cNvGraphicFramePr/>
                <a:graphic xmlns:a="http://schemas.openxmlformats.org/drawingml/2006/main">
                  <a:graphicData uri="http://schemas.microsoft.com/office/word/2010/wordprocessingShape">
                    <wps:wsp>
                      <wps:cNvSpPr txBox="1"/>
                      <wps:spPr>
                        <a:xfrm>
                          <a:off x="0" y="0"/>
                          <a:ext cx="241402" cy="254508"/>
                        </a:xfrm>
                        <a:prstGeom prst="rect">
                          <a:avLst/>
                        </a:prstGeom>
                        <a:solidFill>
                          <a:schemeClr val="lt1"/>
                        </a:solidFill>
                        <a:ln w="6350">
                          <a:solidFill>
                            <a:prstClr val="black"/>
                          </a:solidFill>
                        </a:ln>
                      </wps:spPr>
                      <wps:txbx>
                        <w:txbxContent>
                          <w:p w14:paraId="0CE67181" w14:textId="40B88A27" w:rsidR="00DA7743" w:rsidRPr="00695A9A" w:rsidRDefault="00DA7743" w:rsidP="00E15A02">
                            <w:pPr>
                              <w:rPr>
                                <w:lang w:val="nb-NO"/>
                              </w:rPr>
                            </w:pPr>
                            <w:r>
                              <w:rPr>
                                <w:lang w:val="nb-NO"/>
                              </w:rPr>
                              <w:t>P</w:t>
                            </w:r>
                            <w:r w:rsidRPr="0028436E">
                              <w:rPr>
                                <w:noProof/>
                                <w:lang w:val="nb-NO"/>
                              </w:rPr>
                              <w:drawing>
                                <wp:inline distT="0" distB="0" distL="0" distR="0" wp14:anchorId="46AD6EC5" wp14:editId="067F62E5">
                                  <wp:extent cx="52070" cy="40005"/>
                                  <wp:effectExtent l="0" t="0" r="508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28CE5D" id="Text Box 28" o:spid="_x0000_s1056" type="#_x0000_t202" style="position:absolute;margin-left:10.45pt;margin-top:.1pt;width:19pt;height:20.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" fillcolor="white [3201]" strokeweight=".5pt">
                <v:textbox>
                  <w:txbxContent>
                    <w:p w14:paraId="0CE67181" w14:textId="40B88A27" w:rsidR="00DA7743" w:rsidRPr="00695A9A" w:rsidRDefault="00DA7743" w:rsidP="00E15A02">
                      <w:pPr>
                        <w:rPr>
                          <w:lang w:val="nb-NO"/>
                        </w:rPr>
                      </w:pPr>
                      <w:r>
                        <w:rPr>
                          <w:lang w:val="nb-NO"/>
                        </w:rPr>
                        <w:t>P</w:t>
                      </w:r>
                      <w:r w:rsidRPr="0028436E">
                        <w:rPr>
                          <w:noProof/>
                          <w:lang w:val="nb-NO"/>
                        </w:rPr>
                        <w:drawing>
                          <wp:inline distT="0" distB="0" distL="0" distR="0" wp14:anchorId="46AD6EC5" wp14:editId="067F62E5">
                            <wp:extent cx="52070" cy="40005"/>
                            <wp:effectExtent l="0" t="0" r="508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v:textbox>
              </v:shape>
            </w:pict>
          </mc:Fallback>
        </mc:AlternateContent>
      </w:r>
      <w:r w:rsidR="00E15A02" w:rsidRPr="00E15A02">
        <w:rPr>
          <w:noProof/>
        </w:rPr>
        <mc:AlternateContent>
          <mc:Choice Requires="wps">
            <w:drawing>
              <wp:anchor distT="0" distB="0" distL="114300" distR="114300" simplePos="0" relativeHeight="251697152" behindDoc="0" locked="0" layoutInCell="1" allowOverlap="1" wp14:anchorId="2A6018EC" wp14:editId="24A911CC">
                <wp:simplePos x="0" y="0"/>
                <wp:positionH relativeFrom="column">
                  <wp:posOffset>4653280</wp:posOffset>
                </wp:positionH>
                <wp:positionV relativeFrom="paragraph">
                  <wp:posOffset>2824480</wp:posOffset>
                </wp:positionV>
                <wp:extent cx="241402" cy="254508"/>
                <wp:effectExtent l="0" t="0" r="25400" b="12700"/>
                <wp:wrapNone/>
                <wp:docPr id="33" name="Text Box 33"/>
                <wp:cNvGraphicFramePr/>
                <a:graphic xmlns:a="http://schemas.openxmlformats.org/drawingml/2006/main">
                  <a:graphicData uri="http://schemas.microsoft.com/office/word/2010/wordprocessingShape">
                    <wps:wsp>
                      <wps:cNvSpPr txBox="1"/>
                      <wps:spPr>
                        <a:xfrm>
                          <a:off x="0" y="0"/>
                          <a:ext cx="241402" cy="254508"/>
                        </a:xfrm>
                        <a:prstGeom prst="rect">
                          <a:avLst/>
                        </a:prstGeom>
                        <a:solidFill>
                          <a:schemeClr val="lt1"/>
                        </a:solidFill>
                        <a:ln w="6350">
                          <a:solidFill>
                            <a:prstClr val="black"/>
                          </a:solidFill>
                        </a:ln>
                      </wps:spPr>
                      <wps:txbx>
                        <w:txbxContent>
                          <w:p w14:paraId="408D7172" w14:textId="42CB36E6" w:rsidR="00DA7743" w:rsidRPr="00695A9A" w:rsidRDefault="00DA7743" w:rsidP="00B706E4">
                            <w:pPr>
                              <w:jc w:val="center"/>
                              <w:rPr>
                                <w:lang w:val="nb-NO"/>
                              </w:rPr>
                            </w:pPr>
                            <w:r>
                              <w:rPr>
                                <w:noProof/>
                                <w:lang w:val="nb-NO"/>
                              </w:rPr>
                              <w:t>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6018EC" id="Text Box 33" o:spid="_x0000_s1057" type="#_x0000_t202" style="position:absolute;margin-left:366.4pt;margin-top:222.4pt;width:19pt;height:20.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" fillcolor="white [3201]" strokeweight=".5pt">
                <v:textbox>
                  <w:txbxContent>
                    <w:p w14:paraId="408D7172" w14:textId="42CB36E6" w:rsidR="00DA7743" w:rsidRPr="00695A9A" w:rsidRDefault="00DA7743" w:rsidP="00B706E4">
                      <w:pPr>
                        <w:jc w:val="center"/>
                        <w:rPr>
                          <w:lang w:val="nb-NO"/>
                        </w:rPr>
                      </w:pPr>
                      <w:r>
                        <w:rPr>
                          <w:noProof/>
                          <w:lang w:val="nb-NO"/>
                        </w:rPr>
                        <w:t>Q</w:t>
                      </w:r>
                    </w:p>
                  </w:txbxContent>
                </v:textbox>
              </v:shape>
            </w:pict>
          </mc:Fallback>
        </mc:AlternateContent>
      </w:r>
    </w:p>
    <w:p w14:paraId="00B9427A" w14:textId="5E37F9B1" w:rsidR="00A9038E" w:rsidRPr="00A9038E" w:rsidRDefault="00A9038E" w:rsidP="00A9038E"/>
    <w:p w14:paraId="2472DE0F" w14:textId="65BDB3D2" w:rsidR="00A9038E" w:rsidRPr="00A9038E" w:rsidRDefault="00A9038E" w:rsidP="00A9038E"/>
    <w:p w14:paraId="39A87F58" w14:textId="102A16B5" w:rsidR="00A9038E" w:rsidRPr="00A9038E" w:rsidRDefault="00A9038E" w:rsidP="00A9038E"/>
    <w:p w14:paraId="39B5D906" w14:textId="105388A9" w:rsidR="00A9038E" w:rsidRPr="00A9038E" w:rsidRDefault="00A9038E" w:rsidP="00A9038E"/>
    <w:p w14:paraId="6FAE67D3" w14:textId="4DDB5106" w:rsidR="00A9038E" w:rsidRPr="00A9038E" w:rsidRDefault="005571D9" w:rsidP="00A9038E">
      <w:r>
        <w:rPr>
          <w:noProof/>
        </w:rPr>
        <mc:AlternateContent>
          <mc:Choice Requires="wps">
            <w:drawing>
              <wp:anchor distT="0" distB="0" distL="114300" distR="114300" simplePos="0" relativeHeight="251718656" behindDoc="0" locked="0" layoutInCell="1" allowOverlap="1" wp14:anchorId="428268B7" wp14:editId="59E2F5FE">
                <wp:simplePos x="0" y="0"/>
                <wp:positionH relativeFrom="column">
                  <wp:posOffset>616231</wp:posOffset>
                </wp:positionH>
                <wp:positionV relativeFrom="paragraph">
                  <wp:posOffset>40642</wp:posOffset>
                </wp:positionV>
                <wp:extent cx="1373671" cy="1119160"/>
                <wp:effectExtent l="0" t="0" r="0" b="5080"/>
                <wp:wrapNone/>
                <wp:docPr id="54" name="Isosceles Triangle 54"/>
                <wp:cNvGraphicFramePr/>
                <a:graphic xmlns:a="http://schemas.openxmlformats.org/drawingml/2006/main">
                  <a:graphicData uri="http://schemas.microsoft.com/office/word/2010/wordprocessingShape">
                    <wps:wsp>
                      <wps:cNvSpPr/>
                      <wps:spPr>
                        <a:xfrm>
                          <a:off x="0" y="0"/>
                          <a:ext cx="1373671" cy="1119160"/>
                        </a:xfrm>
                        <a:custGeom>
                          <a:avLst/>
                          <a:gdLst>
                            <a:gd name="connsiteX0" fmla="*/ 0 w 1187450"/>
                            <a:gd name="connsiteY0" fmla="*/ 711200 h 711200"/>
                            <a:gd name="connsiteX1" fmla="*/ 593725 w 1187450"/>
                            <a:gd name="connsiteY1" fmla="*/ 0 h 711200"/>
                            <a:gd name="connsiteX2" fmla="*/ 1187450 w 1187450"/>
                            <a:gd name="connsiteY2" fmla="*/ 711200 h 711200"/>
                            <a:gd name="connsiteX3" fmla="*/ 0 w 1187450"/>
                            <a:gd name="connsiteY3" fmla="*/ 711200 h 711200"/>
                            <a:gd name="connsiteX0" fmla="*/ 43815 w 1231265"/>
                            <a:gd name="connsiteY0" fmla="*/ 762000 h 762000"/>
                            <a:gd name="connsiteX1" fmla="*/ 0 w 1231265"/>
                            <a:gd name="connsiteY1" fmla="*/ 0 h 762000"/>
                            <a:gd name="connsiteX2" fmla="*/ 1231265 w 1231265"/>
                            <a:gd name="connsiteY2" fmla="*/ 762000 h 762000"/>
                            <a:gd name="connsiteX3" fmla="*/ 43815 w 1231265"/>
                            <a:gd name="connsiteY3" fmla="*/ 762000 h 762000"/>
                            <a:gd name="connsiteX0" fmla="*/ 12700 w 1231265"/>
                            <a:gd name="connsiteY0" fmla="*/ 1123950 h 1123950"/>
                            <a:gd name="connsiteX1" fmla="*/ 0 w 1231265"/>
                            <a:gd name="connsiteY1" fmla="*/ 0 h 1123950"/>
                            <a:gd name="connsiteX2" fmla="*/ 1231265 w 1231265"/>
                            <a:gd name="connsiteY2" fmla="*/ 762000 h 1123950"/>
                            <a:gd name="connsiteX3" fmla="*/ 12700 w 1231265"/>
                            <a:gd name="connsiteY3" fmla="*/ 1123950 h 1123950"/>
                            <a:gd name="connsiteX0" fmla="*/ 12700 w 1365250"/>
                            <a:gd name="connsiteY0" fmla="*/ 1123950 h 1123950"/>
                            <a:gd name="connsiteX1" fmla="*/ 0 w 1365250"/>
                            <a:gd name="connsiteY1" fmla="*/ 0 h 1123950"/>
                            <a:gd name="connsiteX2" fmla="*/ 1365250 w 1365250"/>
                            <a:gd name="connsiteY2" fmla="*/ 50800 h 1123950"/>
                            <a:gd name="connsiteX3" fmla="*/ 12700 w 1365250"/>
                            <a:gd name="connsiteY3" fmla="*/ 1123950 h 1123950"/>
                            <a:gd name="connsiteX0" fmla="*/ 10795 w 1363345"/>
                            <a:gd name="connsiteY0" fmla="*/ 1073150 h 1073150"/>
                            <a:gd name="connsiteX1" fmla="*/ 0 w 1363345"/>
                            <a:gd name="connsiteY1" fmla="*/ 23495 h 1073150"/>
                            <a:gd name="connsiteX2" fmla="*/ 1363345 w 1363345"/>
                            <a:gd name="connsiteY2" fmla="*/ 0 h 1073150"/>
                            <a:gd name="connsiteX3" fmla="*/ 10795 w 1363345"/>
                            <a:gd name="connsiteY3" fmla="*/ 1073150 h 1073150"/>
                            <a:gd name="connsiteX0" fmla="*/ 10795 w 1363345"/>
                            <a:gd name="connsiteY0" fmla="*/ 1077867 h 1077867"/>
                            <a:gd name="connsiteX1" fmla="*/ 0 w 1363345"/>
                            <a:gd name="connsiteY1" fmla="*/ 28212 h 1077867"/>
                            <a:gd name="connsiteX2" fmla="*/ 1363345 w 1363345"/>
                            <a:gd name="connsiteY2" fmla="*/ 4717 h 1077867"/>
                            <a:gd name="connsiteX3" fmla="*/ 10795 w 1363345"/>
                            <a:gd name="connsiteY3" fmla="*/ 1077867 h 1077867"/>
                            <a:gd name="connsiteX0" fmla="*/ 11430 w 1363980"/>
                            <a:gd name="connsiteY0" fmla="*/ 1137217 h 1137217"/>
                            <a:gd name="connsiteX1" fmla="*/ 0 w 1363980"/>
                            <a:gd name="connsiteY1" fmla="*/ 13618 h 1137217"/>
                            <a:gd name="connsiteX2" fmla="*/ 1363980 w 1363980"/>
                            <a:gd name="connsiteY2" fmla="*/ 64067 h 1137217"/>
                            <a:gd name="connsiteX3" fmla="*/ 11430 w 1363980"/>
                            <a:gd name="connsiteY3" fmla="*/ 1137217 h 1137217"/>
                            <a:gd name="connsiteX0" fmla="*/ 11430 w 1363980"/>
                            <a:gd name="connsiteY0" fmla="*/ 1124242 h 1124242"/>
                            <a:gd name="connsiteX1" fmla="*/ 0 w 1363980"/>
                            <a:gd name="connsiteY1" fmla="*/ 643 h 1124242"/>
                            <a:gd name="connsiteX2" fmla="*/ 1363980 w 1363980"/>
                            <a:gd name="connsiteY2" fmla="*/ 51092 h 1124242"/>
                            <a:gd name="connsiteX3" fmla="*/ 11430 w 1363980"/>
                            <a:gd name="connsiteY3" fmla="*/ 1124242 h 1124242"/>
                            <a:gd name="connsiteX0" fmla="*/ 15036 w 1367586"/>
                            <a:gd name="connsiteY0" fmla="*/ 1124242 h 1124242"/>
                            <a:gd name="connsiteX1" fmla="*/ 3606 w 1367586"/>
                            <a:gd name="connsiteY1" fmla="*/ 643 h 1124242"/>
                            <a:gd name="connsiteX2" fmla="*/ 1367586 w 1367586"/>
                            <a:gd name="connsiteY2" fmla="*/ 51092 h 1124242"/>
                            <a:gd name="connsiteX3" fmla="*/ 15036 w 1367586"/>
                            <a:gd name="connsiteY3" fmla="*/ 1124242 h 1124242"/>
                            <a:gd name="connsiteX0" fmla="*/ 18227 w 1370777"/>
                            <a:gd name="connsiteY0" fmla="*/ 1122362 h 1122362"/>
                            <a:gd name="connsiteX1" fmla="*/ 3191 w 1370777"/>
                            <a:gd name="connsiteY1" fmla="*/ 661 h 1122362"/>
                            <a:gd name="connsiteX2" fmla="*/ 1370777 w 1370777"/>
                            <a:gd name="connsiteY2" fmla="*/ 49212 h 1122362"/>
                            <a:gd name="connsiteX3" fmla="*/ 18227 w 1370777"/>
                            <a:gd name="connsiteY3" fmla="*/ 1122362 h 1122362"/>
                            <a:gd name="connsiteX0" fmla="*/ 18227 w 1370777"/>
                            <a:gd name="connsiteY0" fmla="*/ 1121701 h 1121701"/>
                            <a:gd name="connsiteX1" fmla="*/ 3191 w 1370777"/>
                            <a:gd name="connsiteY1" fmla="*/ 0 h 1121701"/>
                            <a:gd name="connsiteX2" fmla="*/ 1370777 w 1370777"/>
                            <a:gd name="connsiteY2" fmla="*/ 48551 h 1121701"/>
                            <a:gd name="connsiteX3" fmla="*/ 18227 w 1370777"/>
                            <a:gd name="connsiteY3" fmla="*/ 1121701 h 1121701"/>
                            <a:gd name="connsiteX0" fmla="*/ 21121 w 1373671"/>
                            <a:gd name="connsiteY0" fmla="*/ 1119160 h 1119160"/>
                            <a:gd name="connsiteX1" fmla="*/ 2894 w 1373671"/>
                            <a:gd name="connsiteY1" fmla="*/ 0 h 1119160"/>
                            <a:gd name="connsiteX2" fmla="*/ 1373671 w 1373671"/>
                            <a:gd name="connsiteY2" fmla="*/ 46010 h 1119160"/>
                            <a:gd name="connsiteX3" fmla="*/ 21121 w 1373671"/>
                            <a:gd name="connsiteY3" fmla="*/ 1119160 h 1119160"/>
                          </a:gdLst>
                          <a:ahLst/>
                          <a:cxnLst>
                            <a:cxn ang="0">
                              <a:pos x="connsiteX0" y="connsiteY0"/>
                            </a:cxn>
                            <a:cxn ang="0">
                              <a:pos x="connsiteX1" y="connsiteY1"/>
                            </a:cxn>
                            <a:cxn ang="0">
                              <a:pos x="connsiteX2" y="connsiteY2"/>
                            </a:cxn>
                            <a:cxn ang="0">
                              <a:pos x="connsiteX3" y="connsiteY3"/>
                            </a:cxn>
                          </a:cxnLst>
                          <a:rect l="l" t="t" r="r" b="b"/>
                          <a:pathLst>
                            <a:path w="1373671" h="1119160">
                              <a:moveTo>
                                <a:pt x="21121" y="1119160"/>
                              </a:moveTo>
                              <a:cubicBezTo>
                                <a:pt x="17311" y="744627"/>
                                <a:pt x="-8536" y="374533"/>
                                <a:pt x="2894" y="0"/>
                              </a:cubicBezTo>
                              <a:cubicBezTo>
                                <a:pt x="452262" y="15056"/>
                                <a:pt x="919223" y="53842"/>
                                <a:pt x="1373671" y="46010"/>
                              </a:cubicBezTo>
                              <a:lnTo>
                                <a:pt x="21121" y="1119160"/>
                              </a:lnTo>
                              <a:close/>
                            </a:path>
                          </a:pathLst>
                        </a:custGeom>
                        <a:gradFill flip="none" rotWithShape="1">
                          <a:gsLst>
                            <a:gs pos="25000">
                              <a:schemeClr val="accent4">
                                <a:lumMod val="5000"/>
                                <a:lumOff val="95000"/>
                              </a:schemeClr>
                            </a:gs>
                            <a:gs pos="74000">
                              <a:schemeClr val="accent4">
                                <a:lumMod val="45000"/>
                                <a:lumOff val="55000"/>
                              </a:schemeClr>
                            </a:gs>
                            <a:gs pos="83000">
                              <a:schemeClr val="accent4">
                                <a:lumMod val="45000"/>
                                <a:lumOff val="55000"/>
                              </a:schemeClr>
                            </a:gs>
                            <a:gs pos="100000">
                              <a:schemeClr val="accent4">
                                <a:lumMod val="30000"/>
                                <a:lumOff val="70000"/>
                              </a:schemeClr>
                            </a:gs>
                          </a:gsLst>
                          <a:path path="circle">
                            <a:fillToRect l="100000" t="100000"/>
                          </a:path>
                          <a:tileRect r="-100000" b="-100000"/>
                        </a:gradFill>
                        <a:ln>
                          <a:noFill/>
                        </a:ln>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A6A6A5" id="Isosceles Triangle 54" o:spid="_x0000_s1026" style="position:absolute;margin-left:48.5pt;margin-top:3.2pt;width:108.15pt;height:88.1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73671,1119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" path="m21121,1119160c17311,744627,-8536,374533,2894,,452262,15056,919223,53842,1373671,46010l21121,1119160xe" fillcolor="#fffcf3 [183]" stroked="f" strokeweight="1pt">
                <v:fill color2="#ffecb3 [983]" rotate="t" focusposition="1,1" focussize="" colors="0 #fffcf2;.25 #fffcf2;48497f #ffe38c;54395f #ffe38c" focus="100%" type="gradientRadial"/>
                <v:stroke joinstyle="miter"/>
                <v:path arrowok="t" o:connecttype="custom" o:connectlocs="21121,1119160;2894,0;1373671,46010;21121,1119160" o:connectangles="0,0,0,0"/>
              </v:shape>
            </w:pict>
          </mc:Fallback>
        </mc:AlternateContent>
      </w:r>
    </w:p>
    <w:p w14:paraId="632A5B3D" w14:textId="6AFB2AE5" w:rsidR="00A9038E" w:rsidRPr="00A9038E" w:rsidRDefault="00A9038E" w:rsidP="00A9038E"/>
    <w:p w14:paraId="40A97712" w14:textId="4049CC53" w:rsidR="00A9038E" w:rsidRPr="00A9038E" w:rsidRDefault="00A9038E" w:rsidP="00A9038E"/>
    <w:p w14:paraId="6A305D5F" w14:textId="5C7B01D1" w:rsidR="00A9038E" w:rsidRPr="00A9038E" w:rsidRDefault="00A9038E" w:rsidP="00A9038E"/>
    <w:p w14:paraId="760195E0" w14:textId="35DFA23E" w:rsidR="00A9038E" w:rsidRPr="00A9038E" w:rsidRDefault="00A9038E" w:rsidP="00A9038E"/>
    <w:p w14:paraId="5F6005B4" w14:textId="01C7BACA" w:rsidR="00A9038E" w:rsidRPr="00A9038E" w:rsidRDefault="00A9038E" w:rsidP="00A9038E"/>
    <w:p w14:paraId="6655762D" w14:textId="77A38F49" w:rsidR="00A9038E" w:rsidRPr="00A9038E" w:rsidRDefault="00A9038E" w:rsidP="00A9038E"/>
    <w:p w14:paraId="58BCECC9" w14:textId="62D4D23B" w:rsidR="00A9038E" w:rsidRDefault="00A9038E" w:rsidP="00A9038E"/>
    <w:p w14:paraId="5FCF7361" w14:textId="4E6A0878" w:rsidR="00A9038E" w:rsidRDefault="00A9038E" w:rsidP="00A9038E">
      <w:pPr>
        <w:pStyle w:val="Heading1"/>
        <w:rPr>
          <w:bCs/>
          <w:sz w:val="24"/>
          <w:szCs w:val="24"/>
        </w:rPr>
      </w:pPr>
      <w:r w:rsidRPr="00A9038E">
        <w:rPr>
          <w:bCs/>
          <w:sz w:val="24"/>
          <w:szCs w:val="24"/>
        </w:rPr>
        <w:t>Question 3 (</w:t>
      </w:r>
      <w:commentRangeStart w:id="2"/>
      <w:r w:rsidR="00856CCA">
        <w:rPr>
          <w:bCs/>
          <w:sz w:val="24"/>
          <w:szCs w:val="24"/>
        </w:rPr>
        <w:t>20</w:t>
      </w:r>
      <w:r w:rsidRPr="00A9038E">
        <w:rPr>
          <w:bCs/>
          <w:sz w:val="24"/>
          <w:szCs w:val="24"/>
        </w:rPr>
        <w:t xml:space="preserve"> </w:t>
      </w:r>
      <w:commentRangeEnd w:id="2"/>
      <w:r w:rsidR="00856CCA">
        <w:rPr>
          <w:rStyle w:val="CommentReference"/>
          <w:rFonts w:asciiTheme="minorHAnsi" w:eastAsiaTheme="minorHAnsi" w:hAnsiTheme="minorHAnsi" w:cstheme="minorBidi"/>
          <w:color w:val="auto"/>
        </w:rPr>
        <w:commentReference w:id="2"/>
      </w:r>
      <w:r w:rsidRPr="00A9038E">
        <w:rPr>
          <w:bCs/>
          <w:sz w:val="24"/>
          <w:szCs w:val="24"/>
        </w:rPr>
        <w:t>points)</w:t>
      </w:r>
    </w:p>
    <w:p w14:paraId="13C143EE" w14:textId="05491FB6" w:rsidR="00A9038E" w:rsidRDefault="00A9038E" w:rsidP="00A9038E"/>
    <w:p w14:paraId="61524522" w14:textId="11098C54" w:rsidR="00860FB8" w:rsidRPr="001F4CCB" w:rsidRDefault="009C1660" w:rsidP="00A9038E">
      <w:pPr>
        <w:rPr>
          <w:rFonts w:eastAsia="Times New Roman" w:cstheme="minorHAnsi"/>
          <w:sz w:val="24"/>
          <w:szCs w:val="24"/>
          <w:lang w:val="en-GB" w:eastAsia="de-DE"/>
        </w:rPr>
      </w:pPr>
      <w:r>
        <w:rPr>
          <w:rFonts w:eastAsia="Times New Roman" w:cstheme="minorHAnsi"/>
          <w:sz w:val="24"/>
          <w:szCs w:val="24"/>
          <w:lang w:eastAsia="de-DE"/>
        </w:rPr>
        <w:t>You are g</w:t>
      </w:r>
      <w:proofErr w:type="spellStart"/>
      <w:r w:rsidR="00860FB8" w:rsidRPr="001F4CCB">
        <w:rPr>
          <w:rFonts w:eastAsia="Times New Roman" w:cstheme="minorHAnsi"/>
          <w:sz w:val="24"/>
          <w:szCs w:val="24"/>
          <w:lang w:val="en-GB" w:eastAsia="de-DE"/>
        </w:rPr>
        <w:t>iven</w:t>
      </w:r>
      <w:proofErr w:type="spellEnd"/>
      <w:r w:rsidR="00860FB8" w:rsidRPr="001F4CCB">
        <w:rPr>
          <w:rFonts w:eastAsia="Times New Roman" w:cstheme="minorHAnsi"/>
          <w:sz w:val="24"/>
          <w:szCs w:val="24"/>
          <w:lang w:val="en-GB" w:eastAsia="de-DE"/>
        </w:rPr>
        <w:t xml:space="preserve"> the following firm’s production </w:t>
      </w:r>
      <w:r w:rsidR="00C40C2E" w:rsidRPr="001F4CCB">
        <w:rPr>
          <w:rFonts w:eastAsia="Times New Roman" w:cstheme="minorHAnsi"/>
          <w:sz w:val="24"/>
          <w:szCs w:val="24"/>
          <w:lang w:val="en-GB" w:eastAsia="de-DE"/>
        </w:rPr>
        <w:t>function:</w:t>
      </w:r>
    </w:p>
    <w:tbl>
      <w:tblPr>
        <w:tblStyle w:val="TableGrid"/>
        <w:tblW w:w="0" w:type="auto"/>
        <w:tblLook w:val="04A0" w:firstRow="1" w:lastRow="0" w:firstColumn="1" w:lastColumn="0" w:noHBand="0" w:noVBand="1"/>
      </w:tblPr>
      <w:tblGrid>
        <w:gridCol w:w="943"/>
        <w:gridCol w:w="883"/>
        <w:gridCol w:w="948"/>
        <w:gridCol w:w="932"/>
        <w:gridCol w:w="945"/>
        <w:gridCol w:w="936"/>
        <w:gridCol w:w="958"/>
        <w:gridCol w:w="839"/>
        <w:gridCol w:w="839"/>
      </w:tblGrid>
      <w:tr w:rsidR="00860FB8" w14:paraId="1B970D6C" w14:textId="77777777" w:rsidTr="003F10F7">
        <w:tc>
          <w:tcPr>
            <w:tcW w:w="943" w:type="dxa"/>
          </w:tcPr>
          <w:p w14:paraId="7A007459"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TP (Q)</w:t>
            </w:r>
          </w:p>
        </w:tc>
        <w:tc>
          <w:tcPr>
            <w:tcW w:w="883" w:type="dxa"/>
          </w:tcPr>
          <w:p w14:paraId="7E7C6759"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L</w:t>
            </w:r>
          </w:p>
        </w:tc>
        <w:tc>
          <w:tcPr>
            <w:tcW w:w="948" w:type="dxa"/>
          </w:tcPr>
          <w:p w14:paraId="0595CCA1"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MP</w:t>
            </w:r>
          </w:p>
        </w:tc>
        <w:tc>
          <w:tcPr>
            <w:tcW w:w="932" w:type="dxa"/>
          </w:tcPr>
          <w:p w14:paraId="5ED7E360"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FC</w:t>
            </w:r>
          </w:p>
        </w:tc>
        <w:tc>
          <w:tcPr>
            <w:tcW w:w="945" w:type="dxa"/>
          </w:tcPr>
          <w:p w14:paraId="1B3ABE22"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VC</w:t>
            </w:r>
          </w:p>
        </w:tc>
        <w:tc>
          <w:tcPr>
            <w:tcW w:w="936" w:type="dxa"/>
          </w:tcPr>
          <w:p w14:paraId="379CD32D"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TC</w:t>
            </w:r>
          </w:p>
        </w:tc>
        <w:tc>
          <w:tcPr>
            <w:tcW w:w="958" w:type="dxa"/>
          </w:tcPr>
          <w:p w14:paraId="165E415D"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MC</w:t>
            </w:r>
          </w:p>
        </w:tc>
        <w:tc>
          <w:tcPr>
            <w:tcW w:w="839" w:type="dxa"/>
          </w:tcPr>
          <w:p w14:paraId="38FE425C"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ATC</w:t>
            </w:r>
          </w:p>
        </w:tc>
        <w:tc>
          <w:tcPr>
            <w:tcW w:w="839" w:type="dxa"/>
          </w:tcPr>
          <w:p w14:paraId="0D449865"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AVC</w:t>
            </w:r>
          </w:p>
        </w:tc>
      </w:tr>
      <w:tr w:rsidR="002A7663" w14:paraId="76F7B464" w14:textId="77777777" w:rsidTr="003F10F7">
        <w:tc>
          <w:tcPr>
            <w:tcW w:w="943" w:type="dxa"/>
          </w:tcPr>
          <w:p w14:paraId="0CEA9A97"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0</w:t>
            </w:r>
          </w:p>
        </w:tc>
        <w:tc>
          <w:tcPr>
            <w:tcW w:w="883" w:type="dxa"/>
          </w:tcPr>
          <w:p w14:paraId="1F3948BB" w14:textId="5243CCED"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0</w:t>
            </w:r>
          </w:p>
        </w:tc>
        <w:tc>
          <w:tcPr>
            <w:tcW w:w="948" w:type="dxa"/>
          </w:tcPr>
          <w:p w14:paraId="73A7F869" w14:textId="77777777" w:rsidR="002A7663" w:rsidRDefault="002A7663" w:rsidP="002A7663">
            <w:pPr>
              <w:jc w:val="center"/>
              <w:rPr>
                <w:rFonts w:ascii="Times New Roman" w:hAnsi="Times New Roman"/>
                <w:sz w:val="24"/>
                <w:szCs w:val="24"/>
                <w:lang w:val="en-US"/>
              </w:rPr>
            </w:pPr>
          </w:p>
        </w:tc>
        <w:tc>
          <w:tcPr>
            <w:tcW w:w="932" w:type="dxa"/>
          </w:tcPr>
          <w:p w14:paraId="0DF1C31E" w14:textId="77777777" w:rsidR="002A7663" w:rsidRDefault="002A7663" w:rsidP="002A7663">
            <w:pPr>
              <w:jc w:val="center"/>
              <w:rPr>
                <w:rFonts w:ascii="Times New Roman" w:hAnsi="Times New Roman"/>
                <w:sz w:val="24"/>
                <w:szCs w:val="24"/>
                <w:lang w:val="en-US"/>
              </w:rPr>
            </w:pPr>
          </w:p>
        </w:tc>
        <w:tc>
          <w:tcPr>
            <w:tcW w:w="945" w:type="dxa"/>
          </w:tcPr>
          <w:p w14:paraId="0ED709D4" w14:textId="77777777" w:rsidR="002A7663" w:rsidRDefault="002A7663" w:rsidP="002A7663">
            <w:pPr>
              <w:jc w:val="center"/>
              <w:rPr>
                <w:rFonts w:ascii="Times New Roman" w:hAnsi="Times New Roman"/>
                <w:sz w:val="24"/>
                <w:szCs w:val="24"/>
                <w:lang w:val="en-US"/>
              </w:rPr>
            </w:pPr>
          </w:p>
        </w:tc>
        <w:tc>
          <w:tcPr>
            <w:tcW w:w="936" w:type="dxa"/>
          </w:tcPr>
          <w:p w14:paraId="6AA0B8C5" w14:textId="7BB272A9"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50</w:t>
            </w:r>
          </w:p>
        </w:tc>
        <w:tc>
          <w:tcPr>
            <w:tcW w:w="958" w:type="dxa"/>
          </w:tcPr>
          <w:p w14:paraId="32DD4498" w14:textId="77777777" w:rsidR="002A7663" w:rsidRDefault="002A7663" w:rsidP="002A7663">
            <w:pPr>
              <w:jc w:val="center"/>
              <w:rPr>
                <w:rFonts w:ascii="Times New Roman" w:hAnsi="Times New Roman"/>
                <w:sz w:val="24"/>
                <w:szCs w:val="24"/>
                <w:lang w:val="en-US"/>
              </w:rPr>
            </w:pPr>
          </w:p>
        </w:tc>
        <w:tc>
          <w:tcPr>
            <w:tcW w:w="839" w:type="dxa"/>
          </w:tcPr>
          <w:p w14:paraId="6D9D4BB0" w14:textId="77777777" w:rsidR="002A7663" w:rsidRDefault="002A7663" w:rsidP="002A7663">
            <w:pPr>
              <w:jc w:val="center"/>
              <w:rPr>
                <w:rFonts w:ascii="Times New Roman" w:hAnsi="Times New Roman"/>
                <w:sz w:val="24"/>
                <w:szCs w:val="24"/>
                <w:lang w:val="en-US"/>
              </w:rPr>
            </w:pPr>
          </w:p>
        </w:tc>
        <w:tc>
          <w:tcPr>
            <w:tcW w:w="839" w:type="dxa"/>
          </w:tcPr>
          <w:p w14:paraId="466DA249" w14:textId="77777777" w:rsidR="002A7663" w:rsidRDefault="002A7663" w:rsidP="002A7663">
            <w:pPr>
              <w:jc w:val="center"/>
              <w:rPr>
                <w:rFonts w:ascii="Times New Roman" w:hAnsi="Times New Roman"/>
                <w:sz w:val="24"/>
                <w:szCs w:val="24"/>
                <w:lang w:val="en-US"/>
              </w:rPr>
            </w:pPr>
          </w:p>
        </w:tc>
      </w:tr>
      <w:tr w:rsidR="002A7663" w14:paraId="5C11C016" w14:textId="77777777" w:rsidTr="003F10F7">
        <w:tc>
          <w:tcPr>
            <w:tcW w:w="943" w:type="dxa"/>
          </w:tcPr>
          <w:p w14:paraId="17D0536C"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1</w:t>
            </w:r>
          </w:p>
        </w:tc>
        <w:tc>
          <w:tcPr>
            <w:tcW w:w="883" w:type="dxa"/>
          </w:tcPr>
          <w:p w14:paraId="2E1D09B6" w14:textId="04EBA0E5" w:rsidR="002A7663" w:rsidRDefault="002A7663" w:rsidP="002A7663">
            <w:pPr>
              <w:jc w:val="center"/>
              <w:rPr>
                <w:rFonts w:ascii="Times New Roman" w:hAnsi="Times New Roman"/>
                <w:sz w:val="24"/>
                <w:szCs w:val="24"/>
                <w:lang w:val="en-US"/>
              </w:rPr>
            </w:pPr>
            <w:r>
              <w:rPr>
                <w:rFonts w:ascii="Times New Roman" w:hAnsi="Times New Roman" w:cs="Times New Roman"/>
                <w:sz w:val="24"/>
                <w:szCs w:val="24"/>
                <w:lang w:val="en-US"/>
              </w:rPr>
              <w:t>10</w:t>
            </w:r>
          </w:p>
        </w:tc>
        <w:tc>
          <w:tcPr>
            <w:tcW w:w="948" w:type="dxa"/>
          </w:tcPr>
          <w:p w14:paraId="2B0A5CCA" w14:textId="77777777" w:rsidR="002A7663" w:rsidRDefault="002A7663" w:rsidP="002A7663">
            <w:pPr>
              <w:jc w:val="center"/>
              <w:rPr>
                <w:rFonts w:ascii="Times New Roman" w:hAnsi="Times New Roman"/>
                <w:sz w:val="24"/>
                <w:szCs w:val="24"/>
                <w:lang w:val="en-US"/>
              </w:rPr>
            </w:pPr>
          </w:p>
        </w:tc>
        <w:tc>
          <w:tcPr>
            <w:tcW w:w="932" w:type="dxa"/>
          </w:tcPr>
          <w:p w14:paraId="47968AC6" w14:textId="77777777" w:rsidR="002A7663" w:rsidRDefault="002A7663" w:rsidP="002A7663">
            <w:pPr>
              <w:jc w:val="center"/>
            </w:pPr>
          </w:p>
        </w:tc>
        <w:tc>
          <w:tcPr>
            <w:tcW w:w="945" w:type="dxa"/>
          </w:tcPr>
          <w:p w14:paraId="75569C27" w14:textId="77777777" w:rsidR="002A7663" w:rsidRDefault="002A7663" w:rsidP="002A7663">
            <w:pPr>
              <w:jc w:val="center"/>
              <w:rPr>
                <w:rFonts w:ascii="Times New Roman" w:hAnsi="Times New Roman"/>
                <w:sz w:val="24"/>
                <w:szCs w:val="24"/>
                <w:lang w:val="en-US"/>
              </w:rPr>
            </w:pPr>
          </w:p>
        </w:tc>
        <w:tc>
          <w:tcPr>
            <w:tcW w:w="936" w:type="dxa"/>
          </w:tcPr>
          <w:p w14:paraId="16B17649" w14:textId="77777777" w:rsidR="002A7663" w:rsidRDefault="002A7663" w:rsidP="002A7663">
            <w:pPr>
              <w:jc w:val="center"/>
              <w:rPr>
                <w:rFonts w:ascii="Times New Roman" w:hAnsi="Times New Roman"/>
                <w:sz w:val="24"/>
                <w:szCs w:val="24"/>
                <w:lang w:val="en-US"/>
              </w:rPr>
            </w:pPr>
          </w:p>
        </w:tc>
        <w:tc>
          <w:tcPr>
            <w:tcW w:w="958" w:type="dxa"/>
          </w:tcPr>
          <w:p w14:paraId="31139A93" w14:textId="77777777" w:rsidR="002A7663" w:rsidRDefault="002A7663" w:rsidP="002A7663">
            <w:pPr>
              <w:jc w:val="center"/>
              <w:rPr>
                <w:rFonts w:ascii="Times New Roman" w:hAnsi="Times New Roman"/>
                <w:sz w:val="24"/>
                <w:szCs w:val="24"/>
                <w:lang w:val="en-US"/>
              </w:rPr>
            </w:pPr>
          </w:p>
        </w:tc>
        <w:tc>
          <w:tcPr>
            <w:tcW w:w="839" w:type="dxa"/>
          </w:tcPr>
          <w:p w14:paraId="581DBAE3" w14:textId="77777777" w:rsidR="002A7663" w:rsidRDefault="002A7663" w:rsidP="002A7663">
            <w:pPr>
              <w:jc w:val="center"/>
              <w:rPr>
                <w:rFonts w:ascii="Times New Roman" w:hAnsi="Times New Roman"/>
                <w:sz w:val="24"/>
                <w:szCs w:val="24"/>
                <w:lang w:val="en-US"/>
              </w:rPr>
            </w:pPr>
          </w:p>
        </w:tc>
        <w:tc>
          <w:tcPr>
            <w:tcW w:w="839" w:type="dxa"/>
          </w:tcPr>
          <w:p w14:paraId="07978D3B" w14:textId="77777777" w:rsidR="002A7663" w:rsidRDefault="002A7663" w:rsidP="002A7663">
            <w:pPr>
              <w:jc w:val="center"/>
              <w:rPr>
                <w:rFonts w:ascii="Times New Roman" w:hAnsi="Times New Roman"/>
                <w:sz w:val="24"/>
                <w:szCs w:val="24"/>
                <w:lang w:val="en-US"/>
              </w:rPr>
            </w:pPr>
          </w:p>
        </w:tc>
      </w:tr>
      <w:tr w:rsidR="002A7663" w14:paraId="66A1A906" w14:textId="77777777" w:rsidTr="003F10F7">
        <w:tc>
          <w:tcPr>
            <w:tcW w:w="943" w:type="dxa"/>
          </w:tcPr>
          <w:p w14:paraId="3002F9EA"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2</w:t>
            </w:r>
          </w:p>
        </w:tc>
        <w:tc>
          <w:tcPr>
            <w:tcW w:w="883" w:type="dxa"/>
          </w:tcPr>
          <w:p w14:paraId="7D3A4B63" w14:textId="27864AB6"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18</w:t>
            </w:r>
          </w:p>
        </w:tc>
        <w:tc>
          <w:tcPr>
            <w:tcW w:w="948" w:type="dxa"/>
          </w:tcPr>
          <w:p w14:paraId="406B1CCF" w14:textId="77777777" w:rsidR="002A7663" w:rsidRDefault="002A7663" w:rsidP="002A7663">
            <w:pPr>
              <w:jc w:val="center"/>
              <w:rPr>
                <w:rFonts w:ascii="Times New Roman" w:hAnsi="Times New Roman"/>
                <w:sz w:val="24"/>
                <w:szCs w:val="24"/>
                <w:lang w:val="en-US"/>
              </w:rPr>
            </w:pPr>
          </w:p>
        </w:tc>
        <w:tc>
          <w:tcPr>
            <w:tcW w:w="932" w:type="dxa"/>
          </w:tcPr>
          <w:p w14:paraId="683D172D" w14:textId="77777777" w:rsidR="002A7663" w:rsidRDefault="002A7663" w:rsidP="002A7663">
            <w:pPr>
              <w:jc w:val="center"/>
            </w:pPr>
          </w:p>
        </w:tc>
        <w:tc>
          <w:tcPr>
            <w:tcW w:w="945" w:type="dxa"/>
          </w:tcPr>
          <w:p w14:paraId="0AAEFB5C" w14:textId="77777777" w:rsidR="002A7663" w:rsidRDefault="002A7663" w:rsidP="002A7663">
            <w:pPr>
              <w:jc w:val="center"/>
              <w:rPr>
                <w:rFonts w:ascii="Times New Roman" w:hAnsi="Times New Roman"/>
                <w:sz w:val="24"/>
                <w:szCs w:val="24"/>
                <w:lang w:val="en-US"/>
              </w:rPr>
            </w:pPr>
          </w:p>
        </w:tc>
        <w:tc>
          <w:tcPr>
            <w:tcW w:w="936" w:type="dxa"/>
          </w:tcPr>
          <w:p w14:paraId="75ED9C03" w14:textId="77777777" w:rsidR="002A7663" w:rsidRDefault="002A7663" w:rsidP="002A7663">
            <w:pPr>
              <w:jc w:val="center"/>
              <w:rPr>
                <w:rFonts w:ascii="Times New Roman" w:hAnsi="Times New Roman"/>
                <w:sz w:val="24"/>
                <w:szCs w:val="24"/>
                <w:lang w:val="en-US"/>
              </w:rPr>
            </w:pPr>
          </w:p>
        </w:tc>
        <w:tc>
          <w:tcPr>
            <w:tcW w:w="958" w:type="dxa"/>
          </w:tcPr>
          <w:p w14:paraId="378703A5" w14:textId="77777777" w:rsidR="002A7663" w:rsidRDefault="002A7663" w:rsidP="002A7663">
            <w:pPr>
              <w:jc w:val="center"/>
              <w:rPr>
                <w:rFonts w:ascii="Times New Roman" w:hAnsi="Times New Roman"/>
                <w:sz w:val="24"/>
                <w:szCs w:val="24"/>
                <w:lang w:val="en-US"/>
              </w:rPr>
            </w:pPr>
          </w:p>
        </w:tc>
        <w:tc>
          <w:tcPr>
            <w:tcW w:w="839" w:type="dxa"/>
          </w:tcPr>
          <w:p w14:paraId="51A3A1CA" w14:textId="77777777" w:rsidR="002A7663" w:rsidRDefault="002A7663" w:rsidP="002A7663">
            <w:pPr>
              <w:jc w:val="center"/>
              <w:rPr>
                <w:rFonts w:ascii="Times New Roman" w:hAnsi="Times New Roman"/>
                <w:sz w:val="24"/>
                <w:szCs w:val="24"/>
                <w:lang w:val="en-US"/>
              </w:rPr>
            </w:pPr>
          </w:p>
        </w:tc>
        <w:tc>
          <w:tcPr>
            <w:tcW w:w="839" w:type="dxa"/>
          </w:tcPr>
          <w:p w14:paraId="0D829BDA" w14:textId="77777777" w:rsidR="002A7663" w:rsidRDefault="002A7663" w:rsidP="002A7663">
            <w:pPr>
              <w:jc w:val="center"/>
              <w:rPr>
                <w:rFonts w:ascii="Times New Roman" w:hAnsi="Times New Roman"/>
                <w:sz w:val="24"/>
                <w:szCs w:val="24"/>
                <w:lang w:val="en-US"/>
              </w:rPr>
            </w:pPr>
          </w:p>
        </w:tc>
      </w:tr>
      <w:tr w:rsidR="002A7663" w14:paraId="53207847" w14:textId="77777777" w:rsidTr="003F10F7">
        <w:tc>
          <w:tcPr>
            <w:tcW w:w="943" w:type="dxa"/>
          </w:tcPr>
          <w:p w14:paraId="62DE392C"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3</w:t>
            </w:r>
          </w:p>
        </w:tc>
        <w:tc>
          <w:tcPr>
            <w:tcW w:w="883" w:type="dxa"/>
          </w:tcPr>
          <w:p w14:paraId="02443FB4" w14:textId="4B18A33C"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30</w:t>
            </w:r>
          </w:p>
        </w:tc>
        <w:tc>
          <w:tcPr>
            <w:tcW w:w="948" w:type="dxa"/>
          </w:tcPr>
          <w:p w14:paraId="0F4C9364" w14:textId="77777777" w:rsidR="002A7663" w:rsidRDefault="002A7663" w:rsidP="002A7663">
            <w:pPr>
              <w:jc w:val="center"/>
              <w:rPr>
                <w:rFonts w:ascii="Times New Roman" w:hAnsi="Times New Roman"/>
                <w:sz w:val="24"/>
                <w:szCs w:val="24"/>
                <w:lang w:val="en-US"/>
              </w:rPr>
            </w:pPr>
          </w:p>
        </w:tc>
        <w:tc>
          <w:tcPr>
            <w:tcW w:w="932" w:type="dxa"/>
          </w:tcPr>
          <w:p w14:paraId="07BF2340" w14:textId="77777777" w:rsidR="002A7663" w:rsidRDefault="002A7663" w:rsidP="002A7663">
            <w:pPr>
              <w:jc w:val="center"/>
            </w:pPr>
          </w:p>
        </w:tc>
        <w:tc>
          <w:tcPr>
            <w:tcW w:w="945" w:type="dxa"/>
          </w:tcPr>
          <w:p w14:paraId="4AB7F00B" w14:textId="77777777" w:rsidR="002A7663" w:rsidRDefault="002A7663" w:rsidP="002A7663">
            <w:pPr>
              <w:jc w:val="center"/>
              <w:rPr>
                <w:rFonts w:ascii="Times New Roman" w:hAnsi="Times New Roman"/>
                <w:sz w:val="24"/>
                <w:szCs w:val="24"/>
                <w:lang w:val="en-US"/>
              </w:rPr>
            </w:pPr>
          </w:p>
        </w:tc>
        <w:tc>
          <w:tcPr>
            <w:tcW w:w="936" w:type="dxa"/>
          </w:tcPr>
          <w:p w14:paraId="0D80ACC4" w14:textId="77777777" w:rsidR="002A7663" w:rsidRDefault="002A7663" w:rsidP="002A7663">
            <w:pPr>
              <w:jc w:val="center"/>
              <w:rPr>
                <w:rFonts w:ascii="Times New Roman" w:hAnsi="Times New Roman"/>
                <w:sz w:val="24"/>
                <w:szCs w:val="24"/>
                <w:lang w:val="en-US"/>
              </w:rPr>
            </w:pPr>
          </w:p>
        </w:tc>
        <w:tc>
          <w:tcPr>
            <w:tcW w:w="958" w:type="dxa"/>
          </w:tcPr>
          <w:p w14:paraId="1C709BB8" w14:textId="77777777" w:rsidR="002A7663" w:rsidRDefault="002A7663" w:rsidP="002A7663">
            <w:pPr>
              <w:jc w:val="center"/>
              <w:rPr>
                <w:rFonts w:ascii="Times New Roman" w:hAnsi="Times New Roman"/>
                <w:sz w:val="24"/>
                <w:szCs w:val="24"/>
                <w:lang w:val="en-US"/>
              </w:rPr>
            </w:pPr>
          </w:p>
        </w:tc>
        <w:tc>
          <w:tcPr>
            <w:tcW w:w="839" w:type="dxa"/>
          </w:tcPr>
          <w:p w14:paraId="2712A462" w14:textId="77777777" w:rsidR="002A7663" w:rsidRDefault="002A7663" w:rsidP="002A7663">
            <w:pPr>
              <w:jc w:val="center"/>
              <w:rPr>
                <w:rFonts w:ascii="Times New Roman" w:hAnsi="Times New Roman"/>
                <w:sz w:val="24"/>
                <w:szCs w:val="24"/>
                <w:lang w:val="en-US"/>
              </w:rPr>
            </w:pPr>
          </w:p>
        </w:tc>
        <w:tc>
          <w:tcPr>
            <w:tcW w:w="839" w:type="dxa"/>
          </w:tcPr>
          <w:p w14:paraId="11390278" w14:textId="77777777" w:rsidR="002A7663" w:rsidRDefault="002A7663" w:rsidP="002A7663">
            <w:pPr>
              <w:jc w:val="center"/>
              <w:rPr>
                <w:rFonts w:ascii="Times New Roman" w:hAnsi="Times New Roman"/>
                <w:sz w:val="24"/>
                <w:szCs w:val="24"/>
                <w:lang w:val="en-US"/>
              </w:rPr>
            </w:pPr>
          </w:p>
        </w:tc>
      </w:tr>
      <w:tr w:rsidR="002A7663" w14:paraId="0F120D78" w14:textId="77777777" w:rsidTr="003F10F7">
        <w:tc>
          <w:tcPr>
            <w:tcW w:w="943" w:type="dxa"/>
          </w:tcPr>
          <w:p w14:paraId="1FB32EF6"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4</w:t>
            </w:r>
          </w:p>
        </w:tc>
        <w:tc>
          <w:tcPr>
            <w:tcW w:w="883" w:type="dxa"/>
          </w:tcPr>
          <w:p w14:paraId="381D4DD0" w14:textId="745F8CDE"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45</w:t>
            </w:r>
          </w:p>
        </w:tc>
        <w:tc>
          <w:tcPr>
            <w:tcW w:w="948" w:type="dxa"/>
          </w:tcPr>
          <w:p w14:paraId="573EF21D" w14:textId="77777777" w:rsidR="002A7663" w:rsidRDefault="002A7663" w:rsidP="002A7663">
            <w:pPr>
              <w:jc w:val="center"/>
              <w:rPr>
                <w:rFonts w:ascii="Times New Roman" w:hAnsi="Times New Roman"/>
                <w:sz w:val="24"/>
                <w:szCs w:val="24"/>
                <w:lang w:val="en-US"/>
              </w:rPr>
            </w:pPr>
          </w:p>
        </w:tc>
        <w:tc>
          <w:tcPr>
            <w:tcW w:w="932" w:type="dxa"/>
          </w:tcPr>
          <w:p w14:paraId="24DB1C4D" w14:textId="77777777" w:rsidR="002A7663" w:rsidRDefault="002A7663" w:rsidP="002A7663">
            <w:pPr>
              <w:jc w:val="center"/>
            </w:pPr>
          </w:p>
        </w:tc>
        <w:tc>
          <w:tcPr>
            <w:tcW w:w="945" w:type="dxa"/>
          </w:tcPr>
          <w:p w14:paraId="04D980AE" w14:textId="77777777" w:rsidR="002A7663" w:rsidRDefault="002A7663" w:rsidP="002A7663">
            <w:pPr>
              <w:jc w:val="center"/>
              <w:rPr>
                <w:rFonts w:ascii="Times New Roman" w:hAnsi="Times New Roman"/>
                <w:sz w:val="24"/>
                <w:szCs w:val="24"/>
                <w:lang w:val="en-US"/>
              </w:rPr>
            </w:pPr>
          </w:p>
        </w:tc>
        <w:tc>
          <w:tcPr>
            <w:tcW w:w="936" w:type="dxa"/>
          </w:tcPr>
          <w:p w14:paraId="272A4A5C" w14:textId="77777777" w:rsidR="002A7663" w:rsidRDefault="002A7663" w:rsidP="002A7663">
            <w:pPr>
              <w:jc w:val="center"/>
              <w:rPr>
                <w:rFonts w:ascii="Times New Roman" w:hAnsi="Times New Roman"/>
                <w:sz w:val="24"/>
                <w:szCs w:val="24"/>
                <w:lang w:val="en-US"/>
              </w:rPr>
            </w:pPr>
          </w:p>
        </w:tc>
        <w:tc>
          <w:tcPr>
            <w:tcW w:w="958" w:type="dxa"/>
          </w:tcPr>
          <w:p w14:paraId="1C737946" w14:textId="77777777" w:rsidR="002A7663" w:rsidRDefault="002A7663" w:rsidP="002A7663">
            <w:pPr>
              <w:jc w:val="center"/>
              <w:rPr>
                <w:rFonts w:ascii="Times New Roman" w:hAnsi="Times New Roman"/>
                <w:sz w:val="24"/>
                <w:szCs w:val="24"/>
                <w:lang w:val="en-US"/>
              </w:rPr>
            </w:pPr>
          </w:p>
        </w:tc>
        <w:tc>
          <w:tcPr>
            <w:tcW w:w="839" w:type="dxa"/>
          </w:tcPr>
          <w:p w14:paraId="150041B5" w14:textId="77777777" w:rsidR="002A7663" w:rsidRDefault="002A7663" w:rsidP="002A7663">
            <w:pPr>
              <w:jc w:val="center"/>
              <w:rPr>
                <w:rFonts w:ascii="Times New Roman" w:hAnsi="Times New Roman"/>
                <w:sz w:val="24"/>
                <w:szCs w:val="24"/>
                <w:lang w:val="en-US"/>
              </w:rPr>
            </w:pPr>
          </w:p>
        </w:tc>
        <w:tc>
          <w:tcPr>
            <w:tcW w:w="839" w:type="dxa"/>
          </w:tcPr>
          <w:p w14:paraId="45E576F9" w14:textId="77777777" w:rsidR="002A7663" w:rsidRDefault="002A7663" w:rsidP="002A7663">
            <w:pPr>
              <w:jc w:val="center"/>
              <w:rPr>
                <w:rFonts w:ascii="Times New Roman" w:hAnsi="Times New Roman"/>
                <w:sz w:val="24"/>
                <w:szCs w:val="24"/>
                <w:lang w:val="en-US"/>
              </w:rPr>
            </w:pPr>
          </w:p>
        </w:tc>
      </w:tr>
    </w:tbl>
    <w:p w14:paraId="7A3FBB46" w14:textId="3A416FA3" w:rsidR="00860FB8" w:rsidRDefault="00860FB8" w:rsidP="00A9038E"/>
    <w:p w14:paraId="7B648658" w14:textId="49A2D275" w:rsidR="005067B4" w:rsidRPr="001F4CCB" w:rsidRDefault="00CD650F" w:rsidP="00A9038E">
      <w:pPr>
        <w:rPr>
          <w:rFonts w:eastAsia="Times New Roman" w:cstheme="minorHAnsi"/>
          <w:sz w:val="24"/>
          <w:szCs w:val="24"/>
          <w:lang w:val="en-GB" w:eastAsia="de-DE"/>
        </w:rPr>
      </w:pPr>
      <w:r w:rsidRPr="001F4CCB">
        <w:rPr>
          <w:rFonts w:eastAsia="Times New Roman" w:cstheme="minorHAnsi"/>
          <w:sz w:val="24"/>
          <w:szCs w:val="24"/>
          <w:lang w:val="en-GB" w:eastAsia="de-DE"/>
        </w:rPr>
        <w:t xml:space="preserve">One unit </w:t>
      </w:r>
      <w:r w:rsidR="0078014A" w:rsidRPr="001F4CCB">
        <w:rPr>
          <w:rFonts w:eastAsia="Times New Roman" w:cstheme="minorHAnsi"/>
          <w:sz w:val="24"/>
          <w:szCs w:val="24"/>
          <w:lang w:val="en-GB" w:eastAsia="de-DE"/>
        </w:rPr>
        <w:t xml:space="preserve">of </w:t>
      </w:r>
      <w:proofErr w:type="spellStart"/>
      <w:r w:rsidR="004C1A27" w:rsidRPr="001F4CCB">
        <w:rPr>
          <w:rFonts w:eastAsia="Times New Roman" w:cstheme="minorHAnsi"/>
          <w:sz w:val="24"/>
          <w:szCs w:val="24"/>
          <w:lang w:val="en-GB" w:eastAsia="de-DE"/>
        </w:rPr>
        <w:t>l</w:t>
      </w:r>
      <w:r w:rsidR="0078014A" w:rsidRPr="001F4CCB">
        <w:rPr>
          <w:rFonts w:eastAsia="Times New Roman" w:cstheme="minorHAnsi"/>
          <w:sz w:val="24"/>
          <w:szCs w:val="24"/>
          <w:lang w:val="en-GB" w:eastAsia="de-DE"/>
        </w:rPr>
        <w:t>abor</w:t>
      </w:r>
      <w:proofErr w:type="spellEnd"/>
      <w:r w:rsidR="0078014A" w:rsidRPr="001F4CCB">
        <w:rPr>
          <w:rFonts w:eastAsia="Times New Roman" w:cstheme="minorHAnsi"/>
          <w:sz w:val="24"/>
          <w:szCs w:val="24"/>
          <w:lang w:val="en-GB" w:eastAsia="de-DE"/>
        </w:rPr>
        <w:t xml:space="preserve"> (L) costs </w:t>
      </w:r>
      <w:r w:rsidR="00D15FE8" w:rsidRPr="001F4CCB">
        <w:rPr>
          <w:rFonts w:eastAsia="Times New Roman" w:cstheme="minorHAnsi"/>
          <w:sz w:val="24"/>
          <w:szCs w:val="24"/>
          <w:lang w:val="en-GB" w:eastAsia="de-DE"/>
        </w:rPr>
        <w:t>20$</w:t>
      </w:r>
    </w:p>
    <w:p w14:paraId="076D265A" w14:textId="77777777"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Complete the table. (10 points)</w:t>
      </w:r>
    </w:p>
    <w:p w14:paraId="01650EE2" w14:textId="58539B8B"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What is the minimal price that the firm will produce in the short term? (</w:t>
      </w:r>
      <w:r w:rsidR="00856CCA">
        <w:rPr>
          <w:rFonts w:eastAsia="Times New Roman" w:cstheme="minorHAnsi"/>
          <w:sz w:val="24"/>
          <w:szCs w:val="24"/>
          <w:lang w:eastAsia="de-DE"/>
        </w:rPr>
        <w:t>2</w:t>
      </w:r>
      <w:r w:rsidRPr="001F4CCB">
        <w:rPr>
          <w:rFonts w:eastAsia="Times New Roman" w:cstheme="minorHAnsi"/>
          <w:sz w:val="24"/>
          <w:szCs w:val="24"/>
          <w:lang w:val="en-GB" w:eastAsia="de-DE"/>
        </w:rPr>
        <w:t xml:space="preserve"> points)</w:t>
      </w:r>
    </w:p>
    <w:p w14:paraId="1CF8B2D2" w14:textId="3006A95A"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What is the minimal price that the firm will produce in the long term? (</w:t>
      </w:r>
      <w:r w:rsidR="00856CCA">
        <w:rPr>
          <w:rFonts w:eastAsia="Times New Roman" w:cstheme="minorHAnsi"/>
          <w:sz w:val="24"/>
          <w:szCs w:val="24"/>
          <w:lang w:eastAsia="de-DE"/>
        </w:rPr>
        <w:t>2</w:t>
      </w:r>
      <w:r w:rsidRPr="001F4CCB">
        <w:rPr>
          <w:rFonts w:eastAsia="Times New Roman" w:cstheme="minorHAnsi"/>
          <w:sz w:val="24"/>
          <w:szCs w:val="24"/>
          <w:lang w:val="en-GB" w:eastAsia="de-DE"/>
        </w:rPr>
        <w:t xml:space="preserve"> points)</w:t>
      </w:r>
    </w:p>
    <w:p w14:paraId="0BF0D70B" w14:textId="2909C20D"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It is known that</w:t>
      </w:r>
      <w:r w:rsidR="00CD013B">
        <w:rPr>
          <w:rFonts w:eastAsia="Times New Roman" w:cstheme="minorHAnsi"/>
          <w:sz w:val="24"/>
          <w:szCs w:val="24"/>
          <w:lang w:eastAsia="de-DE"/>
        </w:rPr>
        <w:t xml:space="preserve"> each unit of production can be sold in the market for</w:t>
      </w:r>
      <w:r w:rsidRPr="001F4CCB">
        <w:rPr>
          <w:rFonts w:eastAsia="Times New Roman" w:cstheme="minorHAnsi"/>
          <w:sz w:val="24"/>
          <w:szCs w:val="24"/>
          <w:lang w:val="en-GB" w:eastAsia="de-DE"/>
        </w:rPr>
        <w:t xml:space="preserve"> </w:t>
      </w:r>
      <w:r w:rsidR="005904BD">
        <w:rPr>
          <w:rFonts w:eastAsia="Times New Roman" w:cstheme="minorHAnsi"/>
          <w:sz w:val="24"/>
          <w:szCs w:val="24"/>
          <w:lang w:val="en-GB" w:eastAsia="de-DE"/>
        </w:rPr>
        <w:t>240</w:t>
      </w:r>
      <w:r w:rsidR="007A0ADF">
        <w:rPr>
          <w:rFonts w:eastAsia="Times New Roman" w:cstheme="minorHAnsi"/>
          <w:sz w:val="24"/>
          <w:szCs w:val="24"/>
          <w:lang w:val="en-GB" w:eastAsia="de-DE"/>
        </w:rPr>
        <w:t>$</w:t>
      </w:r>
      <w:r w:rsidR="00CD013B">
        <w:rPr>
          <w:rFonts w:eastAsia="Times New Roman" w:cstheme="minorHAnsi"/>
          <w:sz w:val="24"/>
          <w:szCs w:val="24"/>
          <w:lang w:eastAsia="de-DE"/>
        </w:rPr>
        <w:t xml:space="preserve"> (p=240)</w:t>
      </w:r>
      <w:r w:rsidRPr="001F4CCB">
        <w:rPr>
          <w:rFonts w:eastAsia="Times New Roman" w:cstheme="minorHAnsi"/>
          <w:sz w:val="24"/>
          <w:szCs w:val="24"/>
          <w:lang w:val="en-GB" w:eastAsia="de-DE"/>
        </w:rPr>
        <w:t>. What would be the production of the firm? (</w:t>
      </w:r>
      <w:r w:rsidR="00856CCA">
        <w:rPr>
          <w:rFonts w:eastAsia="Times New Roman" w:cstheme="minorHAnsi"/>
          <w:sz w:val="24"/>
          <w:szCs w:val="24"/>
          <w:lang w:eastAsia="de-DE"/>
        </w:rPr>
        <w:t>2</w:t>
      </w:r>
      <w:r w:rsidRPr="001F4CCB">
        <w:rPr>
          <w:rFonts w:eastAsia="Times New Roman" w:cstheme="minorHAnsi"/>
          <w:sz w:val="24"/>
          <w:szCs w:val="24"/>
          <w:lang w:val="en-GB" w:eastAsia="de-DE"/>
        </w:rPr>
        <w:t xml:space="preserve"> points)</w:t>
      </w:r>
    </w:p>
    <w:p w14:paraId="31767B2E" w14:textId="18A333C0"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What would be its profit in the short term? (</w:t>
      </w:r>
      <w:r w:rsidR="00856CCA">
        <w:rPr>
          <w:rFonts w:eastAsia="Times New Roman" w:cstheme="minorHAnsi"/>
          <w:sz w:val="24"/>
          <w:szCs w:val="24"/>
          <w:lang w:eastAsia="de-DE"/>
        </w:rPr>
        <w:t>2</w:t>
      </w:r>
      <w:r w:rsidRPr="001F4CCB">
        <w:rPr>
          <w:rFonts w:eastAsia="Times New Roman" w:cstheme="minorHAnsi"/>
          <w:sz w:val="24"/>
          <w:szCs w:val="24"/>
          <w:lang w:val="en-GB" w:eastAsia="de-DE"/>
        </w:rPr>
        <w:t xml:space="preserve"> points)</w:t>
      </w:r>
    </w:p>
    <w:p w14:paraId="29605C0E" w14:textId="029BC61C"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What would be its profit in the long term? (</w:t>
      </w:r>
      <w:r w:rsidR="00856CCA">
        <w:rPr>
          <w:rFonts w:eastAsia="Times New Roman" w:cstheme="minorHAnsi"/>
          <w:sz w:val="24"/>
          <w:szCs w:val="24"/>
          <w:lang w:eastAsia="de-DE"/>
        </w:rPr>
        <w:t>2</w:t>
      </w:r>
      <w:r w:rsidRPr="001F4CCB">
        <w:rPr>
          <w:rFonts w:eastAsia="Times New Roman" w:cstheme="minorHAnsi"/>
          <w:sz w:val="24"/>
          <w:szCs w:val="24"/>
          <w:lang w:val="en-GB" w:eastAsia="de-DE"/>
        </w:rPr>
        <w:t xml:space="preserve"> points)</w:t>
      </w:r>
    </w:p>
    <w:p w14:paraId="06709F89" w14:textId="29A4F3C2" w:rsidR="001F4CCB" w:rsidRDefault="001F4CCB" w:rsidP="00A9038E"/>
    <w:p w14:paraId="38281AAA" w14:textId="77777777" w:rsidR="001F4CCB" w:rsidRPr="00A9038E" w:rsidRDefault="001F4CCB" w:rsidP="00A9038E"/>
    <w:p w14:paraId="623B0C5B" w14:textId="5052CBF3" w:rsidR="00A9038E" w:rsidRDefault="00A9038E" w:rsidP="00A9038E">
      <w:pPr>
        <w:pStyle w:val="Heading1"/>
        <w:rPr>
          <w:bCs/>
          <w:sz w:val="24"/>
          <w:szCs w:val="24"/>
        </w:rPr>
      </w:pPr>
      <w:r w:rsidRPr="005831AF">
        <w:rPr>
          <w:bCs/>
          <w:sz w:val="24"/>
          <w:szCs w:val="24"/>
        </w:rPr>
        <w:t>Answer</w:t>
      </w:r>
    </w:p>
    <w:p w14:paraId="1366FD20" w14:textId="1A2E7E8B" w:rsidR="00B04C3B" w:rsidRPr="00B04C3B" w:rsidRDefault="00B04C3B" w:rsidP="00B04C3B">
      <w:pPr>
        <w:pStyle w:val="ListParagraph"/>
        <w:numPr>
          <w:ilvl w:val="0"/>
          <w:numId w:val="10"/>
        </w:numPr>
      </w:pPr>
    </w:p>
    <w:tbl>
      <w:tblPr>
        <w:tblStyle w:val="TableGrid"/>
        <w:tblW w:w="8078" w:type="dxa"/>
        <w:tblLook w:val="04A0" w:firstRow="1" w:lastRow="0" w:firstColumn="1" w:lastColumn="0" w:noHBand="0" w:noVBand="1"/>
      </w:tblPr>
      <w:tblGrid>
        <w:gridCol w:w="741"/>
        <w:gridCol w:w="628"/>
        <w:gridCol w:w="664"/>
        <w:gridCol w:w="686"/>
        <w:gridCol w:w="812"/>
        <w:gridCol w:w="715"/>
        <w:gridCol w:w="756"/>
        <w:gridCol w:w="752"/>
        <w:gridCol w:w="769"/>
        <w:gridCol w:w="776"/>
        <w:gridCol w:w="779"/>
      </w:tblGrid>
      <w:tr w:rsidR="00C17EFC" w14:paraId="5A8884B5" w14:textId="77777777" w:rsidTr="00C17EFC">
        <w:tc>
          <w:tcPr>
            <w:tcW w:w="741" w:type="dxa"/>
          </w:tcPr>
          <w:p w14:paraId="3B5C5DB3"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TP (Q)</w:t>
            </w:r>
          </w:p>
        </w:tc>
        <w:tc>
          <w:tcPr>
            <w:tcW w:w="628" w:type="dxa"/>
          </w:tcPr>
          <w:p w14:paraId="2D18C028" w14:textId="41B1A92A" w:rsidR="00C17EFC" w:rsidRDefault="00C17EFC" w:rsidP="00730283">
            <w:pPr>
              <w:jc w:val="center"/>
              <w:rPr>
                <w:rFonts w:ascii="Times New Roman" w:hAnsi="Times New Roman" w:cs="Times New Roman"/>
                <w:sz w:val="24"/>
                <w:szCs w:val="24"/>
              </w:rPr>
            </w:pPr>
            <m:oMathPara>
              <m:oMath>
                <m:r>
                  <w:rPr>
                    <w:rFonts w:ascii="Cambria Math" w:hAnsi="Cambria Math" w:cs="Times New Roman"/>
                    <w:sz w:val="24"/>
                    <w:szCs w:val="24"/>
                  </w:rPr>
                  <m:t>δQ</m:t>
                </m:r>
              </m:oMath>
            </m:oMathPara>
          </w:p>
        </w:tc>
        <w:tc>
          <w:tcPr>
            <w:tcW w:w="664" w:type="dxa"/>
          </w:tcPr>
          <w:p w14:paraId="6183805B" w14:textId="40AF6CE9"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L</w:t>
            </w:r>
          </w:p>
        </w:tc>
        <w:tc>
          <w:tcPr>
            <w:tcW w:w="686" w:type="dxa"/>
          </w:tcPr>
          <w:p w14:paraId="24CDEEFE" w14:textId="1ABB32F0" w:rsidR="00C17EFC" w:rsidRDefault="00C17EFC" w:rsidP="00730283">
            <w:pPr>
              <w:jc w:val="center"/>
              <w:rPr>
                <w:rFonts w:ascii="Times New Roman" w:hAnsi="Times New Roman" w:cs="Times New Roman"/>
                <w:sz w:val="24"/>
                <w:szCs w:val="24"/>
              </w:rPr>
            </w:pPr>
            <m:oMathPara>
              <m:oMath>
                <m:r>
                  <w:rPr>
                    <w:rFonts w:ascii="Cambria Math" w:hAnsi="Cambria Math" w:cs="Times New Roman"/>
                    <w:sz w:val="24"/>
                    <w:szCs w:val="24"/>
                  </w:rPr>
                  <m:t>δL</m:t>
                </m:r>
              </m:oMath>
            </m:oMathPara>
          </w:p>
        </w:tc>
        <w:tc>
          <w:tcPr>
            <w:tcW w:w="812" w:type="dxa"/>
          </w:tcPr>
          <w:p w14:paraId="0CE00538" w14:textId="5536725B"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MP</w:t>
            </w:r>
          </w:p>
        </w:tc>
        <w:tc>
          <w:tcPr>
            <w:tcW w:w="715" w:type="dxa"/>
          </w:tcPr>
          <w:p w14:paraId="0934E6E0"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FC</w:t>
            </w:r>
          </w:p>
        </w:tc>
        <w:tc>
          <w:tcPr>
            <w:tcW w:w="756" w:type="dxa"/>
          </w:tcPr>
          <w:p w14:paraId="3BC9A29A"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VC</w:t>
            </w:r>
          </w:p>
        </w:tc>
        <w:tc>
          <w:tcPr>
            <w:tcW w:w="752" w:type="dxa"/>
          </w:tcPr>
          <w:p w14:paraId="416FB26E"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TC</w:t>
            </w:r>
          </w:p>
        </w:tc>
        <w:tc>
          <w:tcPr>
            <w:tcW w:w="769" w:type="dxa"/>
          </w:tcPr>
          <w:p w14:paraId="751D008C"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MC</w:t>
            </w:r>
          </w:p>
        </w:tc>
        <w:tc>
          <w:tcPr>
            <w:tcW w:w="776" w:type="dxa"/>
          </w:tcPr>
          <w:p w14:paraId="74AAEBD9"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ATC</w:t>
            </w:r>
          </w:p>
        </w:tc>
        <w:tc>
          <w:tcPr>
            <w:tcW w:w="779" w:type="dxa"/>
          </w:tcPr>
          <w:p w14:paraId="5C26E0BC"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AVC</w:t>
            </w:r>
          </w:p>
        </w:tc>
      </w:tr>
      <w:tr w:rsidR="00C17EFC" w14:paraId="25D998DB" w14:textId="77777777" w:rsidTr="00C17EFC">
        <w:tc>
          <w:tcPr>
            <w:tcW w:w="741" w:type="dxa"/>
          </w:tcPr>
          <w:p w14:paraId="4257E99F"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628" w:type="dxa"/>
          </w:tcPr>
          <w:p w14:paraId="15C4A54B" w14:textId="0B4C01A0" w:rsidR="00C17EFC" w:rsidRDefault="00C17EFC" w:rsidP="00730283">
            <w:pPr>
              <w:jc w:val="center"/>
              <w:rPr>
                <w:rFonts w:ascii="Times New Roman" w:hAnsi="Times New Roman"/>
                <w:sz w:val="24"/>
                <w:szCs w:val="24"/>
              </w:rPr>
            </w:pPr>
            <w:r>
              <w:rPr>
                <w:rFonts w:ascii="Times New Roman" w:hAnsi="Times New Roman" w:cs="Times New Roman"/>
                <w:sz w:val="24"/>
                <w:szCs w:val="24"/>
              </w:rPr>
              <w:t>0</w:t>
            </w:r>
          </w:p>
        </w:tc>
        <w:tc>
          <w:tcPr>
            <w:tcW w:w="664" w:type="dxa"/>
          </w:tcPr>
          <w:p w14:paraId="41AA58BF" w14:textId="70AA105D" w:rsidR="00C17EFC" w:rsidRDefault="00C17EFC" w:rsidP="00730283">
            <w:pPr>
              <w:jc w:val="center"/>
              <w:rPr>
                <w:rFonts w:ascii="Times New Roman" w:hAnsi="Times New Roman" w:cs="Times New Roman"/>
                <w:sz w:val="24"/>
                <w:szCs w:val="24"/>
                <w:lang w:val="en-US"/>
              </w:rPr>
            </w:pPr>
            <w:r>
              <w:rPr>
                <w:rFonts w:ascii="Times New Roman" w:hAnsi="Times New Roman"/>
                <w:sz w:val="24"/>
                <w:szCs w:val="24"/>
                <w:lang w:val="en-US"/>
              </w:rPr>
              <w:t>0</w:t>
            </w:r>
          </w:p>
        </w:tc>
        <w:tc>
          <w:tcPr>
            <w:tcW w:w="686" w:type="dxa"/>
          </w:tcPr>
          <w:p w14:paraId="2FEF3653" w14:textId="11E6EB97" w:rsidR="00C17EFC" w:rsidRDefault="00C17EFC" w:rsidP="00730283">
            <w:pPr>
              <w:jc w:val="center"/>
              <w:rPr>
                <w:rFonts w:ascii="Times New Roman" w:hAnsi="Times New Roman" w:cs="Times New Roman"/>
                <w:sz w:val="24"/>
                <w:szCs w:val="24"/>
              </w:rPr>
            </w:pPr>
            <w:r>
              <w:rPr>
                <w:rFonts w:ascii="Times New Roman" w:hAnsi="Times New Roman" w:cs="Times New Roman"/>
                <w:sz w:val="24"/>
                <w:szCs w:val="24"/>
              </w:rPr>
              <w:t>0</w:t>
            </w:r>
          </w:p>
        </w:tc>
        <w:tc>
          <w:tcPr>
            <w:tcW w:w="812" w:type="dxa"/>
          </w:tcPr>
          <w:p w14:paraId="3F1B6503" w14:textId="52C28A89"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15" w:type="dxa"/>
          </w:tcPr>
          <w:p w14:paraId="18FF04D3" w14:textId="02039444"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50</w:t>
            </w:r>
          </w:p>
        </w:tc>
        <w:tc>
          <w:tcPr>
            <w:tcW w:w="756" w:type="dxa"/>
          </w:tcPr>
          <w:p w14:paraId="7362B0AE"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52" w:type="dxa"/>
          </w:tcPr>
          <w:p w14:paraId="2C20F3E8" w14:textId="0D0A717F"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50</w:t>
            </w:r>
          </w:p>
        </w:tc>
        <w:tc>
          <w:tcPr>
            <w:tcW w:w="769" w:type="dxa"/>
          </w:tcPr>
          <w:p w14:paraId="0739C5F4" w14:textId="0C49949F"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76" w:type="dxa"/>
          </w:tcPr>
          <w:p w14:paraId="4E6BDDBC" w14:textId="157C0B89"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79" w:type="dxa"/>
          </w:tcPr>
          <w:p w14:paraId="1B2642B3" w14:textId="789DC8B4"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r>
      <w:tr w:rsidR="00C17EFC" w14:paraId="296A450E" w14:textId="77777777" w:rsidTr="00C17EFC">
        <w:tc>
          <w:tcPr>
            <w:tcW w:w="741" w:type="dxa"/>
          </w:tcPr>
          <w:p w14:paraId="27C9DC82" w14:textId="77777777"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628" w:type="dxa"/>
          </w:tcPr>
          <w:p w14:paraId="13A832B4" w14:textId="225D0954" w:rsidR="00C17EFC" w:rsidRDefault="00C17EFC" w:rsidP="004A3D8C">
            <w:pPr>
              <w:jc w:val="center"/>
              <w:rPr>
                <w:rFonts w:ascii="Times New Roman" w:hAnsi="Times New Roman"/>
                <w:sz w:val="24"/>
                <w:szCs w:val="24"/>
              </w:rPr>
            </w:pPr>
            <w:r w:rsidRPr="00462E33">
              <w:rPr>
                <w:rFonts w:ascii="Times New Roman" w:hAnsi="Times New Roman" w:cs="Times New Roman"/>
                <w:sz w:val="24"/>
                <w:szCs w:val="24"/>
              </w:rPr>
              <w:t>1</w:t>
            </w:r>
          </w:p>
        </w:tc>
        <w:tc>
          <w:tcPr>
            <w:tcW w:w="664" w:type="dxa"/>
          </w:tcPr>
          <w:p w14:paraId="061D1DA1" w14:textId="701EB190"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10</w:t>
            </w:r>
          </w:p>
        </w:tc>
        <w:tc>
          <w:tcPr>
            <w:tcW w:w="686" w:type="dxa"/>
          </w:tcPr>
          <w:p w14:paraId="3581FD3D" w14:textId="37264305" w:rsidR="00C17EFC" w:rsidRDefault="00C17EFC" w:rsidP="004A3D8C">
            <w:pPr>
              <w:jc w:val="center"/>
              <w:rPr>
                <w:rFonts w:ascii="Times New Roman" w:hAnsi="Times New Roman" w:cs="Times New Roman"/>
                <w:sz w:val="24"/>
                <w:szCs w:val="24"/>
              </w:rPr>
            </w:pPr>
            <w:r>
              <w:rPr>
                <w:rFonts w:ascii="Times New Roman" w:hAnsi="Times New Roman" w:cs="Times New Roman"/>
                <w:sz w:val="24"/>
                <w:szCs w:val="24"/>
              </w:rPr>
              <w:t>10</w:t>
            </w:r>
          </w:p>
        </w:tc>
        <w:tc>
          <w:tcPr>
            <w:tcW w:w="812" w:type="dxa"/>
          </w:tcPr>
          <w:p w14:paraId="26065805" w14:textId="166AD738"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0.1</w:t>
            </w:r>
          </w:p>
        </w:tc>
        <w:tc>
          <w:tcPr>
            <w:tcW w:w="715" w:type="dxa"/>
          </w:tcPr>
          <w:p w14:paraId="5C6B89F0" w14:textId="7B06D17B" w:rsidR="00C17EFC" w:rsidRDefault="00C17EFC" w:rsidP="004A3D8C">
            <w:pPr>
              <w:jc w:val="center"/>
            </w:pPr>
            <w:r w:rsidRPr="00DF5F76">
              <w:rPr>
                <w:rFonts w:ascii="Times New Roman" w:hAnsi="Times New Roman" w:cs="Times New Roman"/>
                <w:sz w:val="24"/>
                <w:szCs w:val="24"/>
                <w:lang w:val="en-US"/>
              </w:rPr>
              <w:t>50</w:t>
            </w:r>
          </w:p>
        </w:tc>
        <w:tc>
          <w:tcPr>
            <w:tcW w:w="756" w:type="dxa"/>
          </w:tcPr>
          <w:p w14:paraId="66D6570A" w14:textId="691CD465"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200</w:t>
            </w:r>
          </w:p>
        </w:tc>
        <w:tc>
          <w:tcPr>
            <w:tcW w:w="752" w:type="dxa"/>
          </w:tcPr>
          <w:p w14:paraId="47D60EFF" w14:textId="1EB71078"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250</w:t>
            </w:r>
          </w:p>
        </w:tc>
        <w:tc>
          <w:tcPr>
            <w:tcW w:w="769" w:type="dxa"/>
          </w:tcPr>
          <w:p w14:paraId="7A0A29D8" w14:textId="591B9BD0"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200</w:t>
            </w:r>
          </w:p>
        </w:tc>
        <w:tc>
          <w:tcPr>
            <w:tcW w:w="776" w:type="dxa"/>
          </w:tcPr>
          <w:p w14:paraId="72F4422B" w14:textId="33C2BBAF"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250</w:t>
            </w:r>
          </w:p>
        </w:tc>
        <w:tc>
          <w:tcPr>
            <w:tcW w:w="779" w:type="dxa"/>
          </w:tcPr>
          <w:p w14:paraId="1F9B71D2" w14:textId="29DFE821"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200</w:t>
            </w:r>
          </w:p>
        </w:tc>
      </w:tr>
      <w:tr w:rsidR="00C17EFC" w14:paraId="61183161" w14:textId="77777777" w:rsidTr="00C17EFC">
        <w:tc>
          <w:tcPr>
            <w:tcW w:w="741" w:type="dxa"/>
          </w:tcPr>
          <w:p w14:paraId="6CE7F3AA" w14:textId="77777777"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628" w:type="dxa"/>
          </w:tcPr>
          <w:p w14:paraId="4E89661F" w14:textId="1A61847A" w:rsidR="00C17EFC" w:rsidRDefault="00C17EFC" w:rsidP="004A3D8C">
            <w:pPr>
              <w:jc w:val="center"/>
              <w:rPr>
                <w:rFonts w:ascii="Times New Roman" w:hAnsi="Times New Roman"/>
                <w:sz w:val="24"/>
                <w:szCs w:val="24"/>
              </w:rPr>
            </w:pPr>
            <w:r w:rsidRPr="00462E33">
              <w:rPr>
                <w:rFonts w:ascii="Times New Roman" w:hAnsi="Times New Roman" w:cs="Times New Roman"/>
                <w:sz w:val="24"/>
                <w:szCs w:val="24"/>
              </w:rPr>
              <w:t>1</w:t>
            </w:r>
          </w:p>
        </w:tc>
        <w:tc>
          <w:tcPr>
            <w:tcW w:w="664" w:type="dxa"/>
          </w:tcPr>
          <w:p w14:paraId="197BA8D6" w14:textId="2DFEE02C" w:rsidR="00C17EFC" w:rsidRDefault="00C17EFC" w:rsidP="004A3D8C">
            <w:pPr>
              <w:jc w:val="center"/>
              <w:rPr>
                <w:rFonts w:ascii="Times New Roman" w:hAnsi="Times New Roman" w:cs="Times New Roman"/>
                <w:sz w:val="24"/>
                <w:szCs w:val="24"/>
                <w:lang w:val="en-US"/>
              </w:rPr>
            </w:pPr>
            <w:r>
              <w:rPr>
                <w:rFonts w:ascii="Times New Roman" w:hAnsi="Times New Roman"/>
                <w:sz w:val="24"/>
                <w:szCs w:val="24"/>
                <w:lang w:val="en-US"/>
              </w:rPr>
              <w:t>18</w:t>
            </w:r>
          </w:p>
        </w:tc>
        <w:tc>
          <w:tcPr>
            <w:tcW w:w="686" w:type="dxa"/>
          </w:tcPr>
          <w:p w14:paraId="6446ECC6" w14:textId="7C93571B" w:rsidR="00C17EFC" w:rsidRDefault="00C17EFC" w:rsidP="004A3D8C">
            <w:pPr>
              <w:jc w:val="center"/>
              <w:rPr>
                <w:rFonts w:ascii="Times New Roman" w:hAnsi="Times New Roman" w:cs="Times New Roman"/>
                <w:sz w:val="24"/>
                <w:szCs w:val="24"/>
              </w:rPr>
            </w:pPr>
            <w:r>
              <w:rPr>
                <w:rFonts w:ascii="Times New Roman" w:hAnsi="Times New Roman" w:cs="Times New Roman"/>
                <w:sz w:val="24"/>
                <w:szCs w:val="24"/>
              </w:rPr>
              <w:t>8</w:t>
            </w:r>
          </w:p>
        </w:tc>
        <w:tc>
          <w:tcPr>
            <w:tcW w:w="812" w:type="dxa"/>
          </w:tcPr>
          <w:p w14:paraId="3808D8C2" w14:textId="6172CDFF"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0.125</w:t>
            </w:r>
          </w:p>
        </w:tc>
        <w:tc>
          <w:tcPr>
            <w:tcW w:w="715" w:type="dxa"/>
          </w:tcPr>
          <w:p w14:paraId="46705B19" w14:textId="2F5B67CD" w:rsidR="00C17EFC" w:rsidRDefault="00C17EFC" w:rsidP="004A3D8C">
            <w:pPr>
              <w:jc w:val="center"/>
            </w:pPr>
            <w:r w:rsidRPr="00DF5F76">
              <w:rPr>
                <w:rFonts w:ascii="Times New Roman" w:hAnsi="Times New Roman" w:cs="Times New Roman"/>
                <w:sz w:val="24"/>
                <w:szCs w:val="24"/>
                <w:lang w:val="en-US"/>
              </w:rPr>
              <w:t>50</w:t>
            </w:r>
          </w:p>
        </w:tc>
        <w:tc>
          <w:tcPr>
            <w:tcW w:w="756" w:type="dxa"/>
          </w:tcPr>
          <w:p w14:paraId="0FBD3CEC" w14:textId="5D5F102C"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360</w:t>
            </w:r>
          </w:p>
        </w:tc>
        <w:tc>
          <w:tcPr>
            <w:tcW w:w="752" w:type="dxa"/>
          </w:tcPr>
          <w:p w14:paraId="69D6F03D" w14:textId="2781D12D"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410</w:t>
            </w:r>
          </w:p>
        </w:tc>
        <w:tc>
          <w:tcPr>
            <w:tcW w:w="769" w:type="dxa"/>
          </w:tcPr>
          <w:p w14:paraId="75CB5170" w14:textId="0AF025C8"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160</w:t>
            </w:r>
          </w:p>
        </w:tc>
        <w:tc>
          <w:tcPr>
            <w:tcW w:w="776" w:type="dxa"/>
          </w:tcPr>
          <w:p w14:paraId="14002A81" w14:textId="0C8CC482" w:rsidR="00C17EFC" w:rsidRDefault="00C17EFC" w:rsidP="004A3D8C">
            <w:pPr>
              <w:jc w:val="center"/>
              <w:rPr>
                <w:rFonts w:ascii="Times New Roman" w:hAnsi="Times New Roman" w:cs="Times New Roman"/>
                <w:sz w:val="24"/>
                <w:szCs w:val="24"/>
                <w:lang w:val="en-US"/>
              </w:rPr>
            </w:pPr>
            <w:r>
              <w:rPr>
                <w:rFonts w:ascii="Times New Roman" w:hAnsi="Times New Roman" w:cs="Times New Roman"/>
                <w:color w:val="FF0000"/>
                <w:sz w:val="24"/>
                <w:szCs w:val="24"/>
                <w:lang w:val="en-US"/>
              </w:rPr>
              <w:t>205</w:t>
            </w:r>
          </w:p>
        </w:tc>
        <w:tc>
          <w:tcPr>
            <w:tcW w:w="779" w:type="dxa"/>
          </w:tcPr>
          <w:p w14:paraId="656B513B" w14:textId="73969F16" w:rsidR="00C17EFC" w:rsidRDefault="00C17EFC" w:rsidP="004A3D8C">
            <w:pPr>
              <w:jc w:val="center"/>
              <w:rPr>
                <w:rFonts w:ascii="Times New Roman" w:hAnsi="Times New Roman" w:cs="Times New Roman"/>
                <w:sz w:val="24"/>
                <w:szCs w:val="24"/>
                <w:lang w:val="en-US"/>
              </w:rPr>
            </w:pPr>
            <w:r>
              <w:rPr>
                <w:rFonts w:ascii="Times New Roman" w:hAnsi="Times New Roman" w:cs="Times New Roman"/>
                <w:color w:val="FF0000"/>
                <w:sz w:val="24"/>
                <w:szCs w:val="24"/>
                <w:lang w:val="en-US"/>
              </w:rPr>
              <w:t>180</w:t>
            </w:r>
          </w:p>
        </w:tc>
      </w:tr>
      <w:tr w:rsidR="00C17EFC" w14:paraId="41B1C55F" w14:textId="77777777" w:rsidTr="00C17EFC">
        <w:tc>
          <w:tcPr>
            <w:tcW w:w="741" w:type="dxa"/>
          </w:tcPr>
          <w:p w14:paraId="782B341F" w14:textId="77777777" w:rsidR="00C17EFC" w:rsidRPr="00D6099A" w:rsidRDefault="00C17EFC" w:rsidP="004A3D8C">
            <w:pPr>
              <w:jc w:val="center"/>
              <w:rPr>
                <w:rFonts w:ascii="Times New Roman" w:hAnsi="Times New Roman" w:cs="Times New Roman"/>
                <w:b/>
                <w:bCs/>
                <w:sz w:val="24"/>
                <w:szCs w:val="24"/>
                <w:lang w:val="en-US"/>
              </w:rPr>
            </w:pPr>
            <w:r w:rsidRPr="00D6099A">
              <w:rPr>
                <w:rFonts w:ascii="Times New Roman" w:hAnsi="Times New Roman" w:cs="Times New Roman"/>
                <w:b/>
                <w:bCs/>
                <w:sz w:val="24"/>
                <w:szCs w:val="24"/>
                <w:lang w:val="en-US"/>
              </w:rPr>
              <w:t>3</w:t>
            </w:r>
          </w:p>
        </w:tc>
        <w:tc>
          <w:tcPr>
            <w:tcW w:w="628" w:type="dxa"/>
          </w:tcPr>
          <w:p w14:paraId="5A4DC83E" w14:textId="410C2743" w:rsidR="00C17EFC" w:rsidRDefault="00C17EFC" w:rsidP="004A3D8C">
            <w:pPr>
              <w:jc w:val="center"/>
              <w:rPr>
                <w:rFonts w:ascii="Times New Roman" w:hAnsi="Times New Roman"/>
                <w:sz w:val="24"/>
                <w:szCs w:val="24"/>
              </w:rPr>
            </w:pPr>
            <w:r w:rsidRPr="00462E33">
              <w:rPr>
                <w:rFonts w:ascii="Times New Roman" w:hAnsi="Times New Roman" w:cs="Times New Roman"/>
                <w:sz w:val="24"/>
                <w:szCs w:val="24"/>
              </w:rPr>
              <w:t>1</w:t>
            </w:r>
          </w:p>
        </w:tc>
        <w:tc>
          <w:tcPr>
            <w:tcW w:w="664" w:type="dxa"/>
          </w:tcPr>
          <w:p w14:paraId="2C7B79F5" w14:textId="2F6EDF5B" w:rsidR="00C17EFC" w:rsidRDefault="00C17EFC" w:rsidP="004A3D8C">
            <w:pPr>
              <w:jc w:val="center"/>
              <w:rPr>
                <w:rFonts w:ascii="Times New Roman" w:hAnsi="Times New Roman" w:cs="Times New Roman"/>
                <w:sz w:val="24"/>
                <w:szCs w:val="24"/>
                <w:lang w:val="en-US"/>
              </w:rPr>
            </w:pPr>
            <w:r>
              <w:rPr>
                <w:rFonts w:ascii="Times New Roman" w:hAnsi="Times New Roman"/>
                <w:sz w:val="24"/>
                <w:szCs w:val="24"/>
                <w:lang w:val="en-US"/>
              </w:rPr>
              <w:t>30</w:t>
            </w:r>
          </w:p>
        </w:tc>
        <w:tc>
          <w:tcPr>
            <w:tcW w:w="686" w:type="dxa"/>
          </w:tcPr>
          <w:p w14:paraId="01CB0C1A" w14:textId="56863B86" w:rsidR="00C17EFC" w:rsidRDefault="00C17EFC" w:rsidP="004A3D8C">
            <w:pPr>
              <w:jc w:val="center"/>
              <w:rPr>
                <w:rFonts w:ascii="Times New Roman" w:hAnsi="Times New Roman" w:cs="Times New Roman"/>
                <w:sz w:val="24"/>
                <w:szCs w:val="24"/>
              </w:rPr>
            </w:pPr>
            <w:r>
              <w:rPr>
                <w:rFonts w:ascii="Times New Roman" w:hAnsi="Times New Roman" w:cs="Times New Roman"/>
                <w:sz w:val="24"/>
                <w:szCs w:val="24"/>
              </w:rPr>
              <w:t>12</w:t>
            </w:r>
          </w:p>
        </w:tc>
        <w:tc>
          <w:tcPr>
            <w:tcW w:w="812" w:type="dxa"/>
          </w:tcPr>
          <w:p w14:paraId="180266AD" w14:textId="4F9B7176"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0.08</w:t>
            </w:r>
          </w:p>
        </w:tc>
        <w:tc>
          <w:tcPr>
            <w:tcW w:w="715" w:type="dxa"/>
          </w:tcPr>
          <w:p w14:paraId="2F29B6F1" w14:textId="707C84DE" w:rsidR="00C17EFC" w:rsidRDefault="00C17EFC" w:rsidP="004A3D8C">
            <w:pPr>
              <w:jc w:val="center"/>
            </w:pPr>
            <w:r w:rsidRPr="00DF5F76">
              <w:rPr>
                <w:rFonts w:ascii="Times New Roman" w:hAnsi="Times New Roman" w:cs="Times New Roman"/>
                <w:sz w:val="24"/>
                <w:szCs w:val="24"/>
                <w:lang w:val="en-US"/>
              </w:rPr>
              <w:t>50</w:t>
            </w:r>
          </w:p>
        </w:tc>
        <w:tc>
          <w:tcPr>
            <w:tcW w:w="756" w:type="dxa"/>
          </w:tcPr>
          <w:p w14:paraId="5BD04477" w14:textId="58E8157F" w:rsidR="00C17EFC" w:rsidRPr="006A7C5E" w:rsidRDefault="00C17EFC" w:rsidP="004A3D8C">
            <w:pPr>
              <w:jc w:val="center"/>
              <w:rPr>
                <w:rFonts w:ascii="Times New Roman" w:hAnsi="Times New Roman" w:cs="Times New Roman"/>
                <w:b/>
                <w:bCs/>
                <w:sz w:val="24"/>
                <w:szCs w:val="24"/>
                <w:lang w:val="en-US"/>
              </w:rPr>
            </w:pPr>
            <w:r w:rsidRPr="006A7C5E">
              <w:rPr>
                <w:rFonts w:ascii="Times New Roman" w:hAnsi="Times New Roman" w:cs="Times New Roman"/>
                <w:b/>
                <w:bCs/>
                <w:sz w:val="24"/>
                <w:szCs w:val="24"/>
                <w:lang w:val="en-US"/>
              </w:rPr>
              <w:t>600</w:t>
            </w:r>
          </w:p>
        </w:tc>
        <w:tc>
          <w:tcPr>
            <w:tcW w:w="752" w:type="dxa"/>
          </w:tcPr>
          <w:p w14:paraId="5FDF828A" w14:textId="43D608E8" w:rsidR="00C17EFC" w:rsidRPr="006A7C5E" w:rsidRDefault="00C17EFC" w:rsidP="004A3D8C">
            <w:pPr>
              <w:jc w:val="center"/>
              <w:rPr>
                <w:rFonts w:ascii="Times New Roman" w:hAnsi="Times New Roman" w:cs="Times New Roman"/>
                <w:b/>
                <w:bCs/>
                <w:sz w:val="24"/>
                <w:szCs w:val="24"/>
                <w:lang w:val="en-US"/>
              </w:rPr>
            </w:pPr>
            <w:r w:rsidRPr="006A7C5E">
              <w:rPr>
                <w:rFonts w:ascii="Times New Roman" w:hAnsi="Times New Roman" w:cs="Times New Roman"/>
                <w:b/>
                <w:bCs/>
                <w:sz w:val="24"/>
                <w:szCs w:val="24"/>
                <w:lang w:val="en-US"/>
              </w:rPr>
              <w:t>650</w:t>
            </w:r>
          </w:p>
        </w:tc>
        <w:tc>
          <w:tcPr>
            <w:tcW w:w="769" w:type="dxa"/>
          </w:tcPr>
          <w:p w14:paraId="1C9FC4E6" w14:textId="66C9116E" w:rsidR="00C17EFC" w:rsidRPr="00E917F9" w:rsidRDefault="00C17EFC" w:rsidP="004A3D8C">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240</w:t>
            </w:r>
          </w:p>
        </w:tc>
        <w:tc>
          <w:tcPr>
            <w:tcW w:w="776" w:type="dxa"/>
          </w:tcPr>
          <w:p w14:paraId="38515A16" w14:textId="47BE67F0"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216.6</w:t>
            </w:r>
          </w:p>
        </w:tc>
        <w:tc>
          <w:tcPr>
            <w:tcW w:w="779" w:type="dxa"/>
          </w:tcPr>
          <w:p w14:paraId="23F9D01E" w14:textId="707C5CCF"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200</w:t>
            </w:r>
          </w:p>
        </w:tc>
      </w:tr>
      <w:tr w:rsidR="00C17EFC" w14:paraId="7CD1BFEA" w14:textId="77777777" w:rsidTr="00C17EFC">
        <w:tc>
          <w:tcPr>
            <w:tcW w:w="741" w:type="dxa"/>
          </w:tcPr>
          <w:p w14:paraId="5BEDA95F" w14:textId="77777777"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628" w:type="dxa"/>
          </w:tcPr>
          <w:p w14:paraId="6E9F501F" w14:textId="7D21E2EA" w:rsidR="00C17EFC" w:rsidRDefault="00C17EFC" w:rsidP="004A3D8C">
            <w:pPr>
              <w:jc w:val="center"/>
              <w:rPr>
                <w:rFonts w:ascii="Times New Roman" w:hAnsi="Times New Roman"/>
                <w:sz w:val="24"/>
                <w:szCs w:val="24"/>
              </w:rPr>
            </w:pPr>
            <w:r w:rsidRPr="00462E33">
              <w:rPr>
                <w:rFonts w:ascii="Times New Roman" w:hAnsi="Times New Roman" w:cs="Times New Roman"/>
                <w:sz w:val="24"/>
                <w:szCs w:val="24"/>
              </w:rPr>
              <w:t>1</w:t>
            </w:r>
          </w:p>
        </w:tc>
        <w:tc>
          <w:tcPr>
            <w:tcW w:w="664" w:type="dxa"/>
          </w:tcPr>
          <w:p w14:paraId="478795E0" w14:textId="28ADA976" w:rsidR="00C17EFC" w:rsidRDefault="00C17EFC" w:rsidP="004A3D8C">
            <w:pPr>
              <w:jc w:val="center"/>
              <w:rPr>
                <w:rFonts w:ascii="Times New Roman" w:hAnsi="Times New Roman" w:cs="Times New Roman"/>
                <w:sz w:val="24"/>
                <w:szCs w:val="24"/>
                <w:lang w:val="en-US"/>
              </w:rPr>
            </w:pPr>
            <w:r>
              <w:rPr>
                <w:rFonts w:ascii="Times New Roman" w:hAnsi="Times New Roman"/>
                <w:sz w:val="24"/>
                <w:szCs w:val="24"/>
                <w:lang w:val="en-US"/>
              </w:rPr>
              <w:t>45</w:t>
            </w:r>
          </w:p>
        </w:tc>
        <w:tc>
          <w:tcPr>
            <w:tcW w:w="686" w:type="dxa"/>
          </w:tcPr>
          <w:p w14:paraId="01C592CC" w14:textId="7B10F49E" w:rsidR="00C17EFC" w:rsidRDefault="00C17EFC" w:rsidP="004A3D8C">
            <w:pPr>
              <w:jc w:val="center"/>
              <w:rPr>
                <w:rFonts w:ascii="Times New Roman" w:hAnsi="Times New Roman" w:cs="Times New Roman"/>
                <w:sz w:val="24"/>
                <w:szCs w:val="24"/>
              </w:rPr>
            </w:pPr>
            <w:r>
              <w:rPr>
                <w:rFonts w:ascii="Times New Roman" w:hAnsi="Times New Roman" w:cs="Times New Roman"/>
                <w:sz w:val="24"/>
                <w:szCs w:val="24"/>
              </w:rPr>
              <w:t>15</w:t>
            </w:r>
          </w:p>
        </w:tc>
        <w:tc>
          <w:tcPr>
            <w:tcW w:w="812" w:type="dxa"/>
          </w:tcPr>
          <w:p w14:paraId="378D8F96" w14:textId="139F879F"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0.06</w:t>
            </w:r>
          </w:p>
        </w:tc>
        <w:tc>
          <w:tcPr>
            <w:tcW w:w="715" w:type="dxa"/>
          </w:tcPr>
          <w:p w14:paraId="4CCA45D5" w14:textId="114C5766" w:rsidR="00C17EFC" w:rsidRDefault="00C17EFC" w:rsidP="004A3D8C">
            <w:pPr>
              <w:jc w:val="center"/>
            </w:pPr>
            <w:r w:rsidRPr="00DF5F76">
              <w:rPr>
                <w:rFonts w:ascii="Times New Roman" w:hAnsi="Times New Roman" w:cs="Times New Roman"/>
                <w:sz w:val="24"/>
                <w:szCs w:val="24"/>
                <w:lang w:val="en-US"/>
              </w:rPr>
              <w:t>50</w:t>
            </w:r>
          </w:p>
        </w:tc>
        <w:tc>
          <w:tcPr>
            <w:tcW w:w="756" w:type="dxa"/>
          </w:tcPr>
          <w:p w14:paraId="3B3B09CD" w14:textId="5E96D32F"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900</w:t>
            </w:r>
          </w:p>
        </w:tc>
        <w:tc>
          <w:tcPr>
            <w:tcW w:w="752" w:type="dxa"/>
          </w:tcPr>
          <w:p w14:paraId="62F3C434" w14:textId="129F2816"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950</w:t>
            </w:r>
          </w:p>
        </w:tc>
        <w:tc>
          <w:tcPr>
            <w:tcW w:w="769" w:type="dxa"/>
          </w:tcPr>
          <w:p w14:paraId="3CBAEAB7" w14:textId="016C5885"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300</w:t>
            </w:r>
          </w:p>
        </w:tc>
        <w:tc>
          <w:tcPr>
            <w:tcW w:w="776" w:type="dxa"/>
          </w:tcPr>
          <w:p w14:paraId="69CB3091" w14:textId="0874D921"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237.5</w:t>
            </w:r>
          </w:p>
        </w:tc>
        <w:tc>
          <w:tcPr>
            <w:tcW w:w="779" w:type="dxa"/>
          </w:tcPr>
          <w:p w14:paraId="33130C75" w14:textId="38B0955D"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225</w:t>
            </w:r>
          </w:p>
        </w:tc>
      </w:tr>
    </w:tbl>
    <w:p w14:paraId="1991FAE7" w14:textId="668BFEF7" w:rsidR="00A9038E" w:rsidRDefault="00A9038E" w:rsidP="00A9038E">
      <w:pPr>
        <w:tabs>
          <w:tab w:val="left" w:pos="1410"/>
        </w:tabs>
      </w:pPr>
    </w:p>
    <w:p w14:paraId="18998153" w14:textId="2AE28604" w:rsidR="00B04C3B" w:rsidRPr="002B42F7" w:rsidRDefault="00E52F9F" w:rsidP="00B04C3B">
      <w:pPr>
        <w:pStyle w:val="ListParagraph"/>
        <w:numPr>
          <w:ilvl w:val="0"/>
          <w:numId w:val="10"/>
        </w:numPr>
        <w:tabs>
          <w:tab w:val="left" w:pos="1410"/>
        </w:tabs>
        <w:rPr>
          <w:rFonts w:asciiTheme="minorHAnsi" w:hAnsiTheme="minorHAnsi" w:cstheme="minorHAnsi"/>
          <w:sz w:val="24"/>
          <w:szCs w:val="24"/>
        </w:rPr>
      </w:pPr>
      <w:r w:rsidRPr="002B42F7">
        <w:rPr>
          <w:rFonts w:asciiTheme="minorHAnsi" w:hAnsiTheme="minorHAnsi" w:cstheme="minorHAnsi"/>
          <w:sz w:val="24"/>
          <w:szCs w:val="24"/>
        </w:rPr>
        <w:t>Min AVC=</w:t>
      </w:r>
      <w:r w:rsidR="006A7C5E">
        <w:rPr>
          <w:rFonts w:asciiTheme="minorHAnsi" w:hAnsiTheme="minorHAnsi" w:cstheme="minorHAnsi"/>
          <w:sz w:val="24"/>
          <w:szCs w:val="24"/>
        </w:rPr>
        <w:t>180</w:t>
      </w:r>
      <w:r w:rsidRPr="002B42F7">
        <w:rPr>
          <w:rFonts w:asciiTheme="minorHAnsi" w:hAnsiTheme="minorHAnsi" w:cstheme="minorHAnsi"/>
          <w:sz w:val="24"/>
          <w:szCs w:val="24"/>
        </w:rPr>
        <w:t>. Below that price the firm will not produce in the short term.</w:t>
      </w:r>
    </w:p>
    <w:p w14:paraId="06287EA3" w14:textId="729E3EF8" w:rsidR="002B42F7" w:rsidRPr="002B42F7" w:rsidRDefault="002B42F7" w:rsidP="002B42F7">
      <w:pPr>
        <w:pStyle w:val="ListParagraph"/>
        <w:numPr>
          <w:ilvl w:val="0"/>
          <w:numId w:val="10"/>
        </w:numPr>
        <w:jc w:val="both"/>
        <w:rPr>
          <w:rFonts w:asciiTheme="minorHAnsi" w:hAnsiTheme="minorHAnsi" w:cstheme="minorHAnsi"/>
          <w:sz w:val="24"/>
          <w:szCs w:val="24"/>
        </w:rPr>
      </w:pPr>
      <w:r w:rsidRPr="002B42F7">
        <w:rPr>
          <w:rFonts w:asciiTheme="minorHAnsi" w:hAnsiTheme="minorHAnsi" w:cstheme="minorHAnsi"/>
          <w:sz w:val="24"/>
          <w:szCs w:val="24"/>
        </w:rPr>
        <w:t>Min ATC=</w:t>
      </w:r>
      <w:r w:rsidR="006A7C5E">
        <w:rPr>
          <w:rFonts w:asciiTheme="minorHAnsi" w:hAnsiTheme="minorHAnsi" w:cstheme="minorHAnsi"/>
          <w:sz w:val="24"/>
          <w:szCs w:val="24"/>
        </w:rPr>
        <w:t>205</w:t>
      </w:r>
      <w:r w:rsidRPr="002B42F7">
        <w:rPr>
          <w:rFonts w:asciiTheme="minorHAnsi" w:hAnsiTheme="minorHAnsi" w:cstheme="minorHAnsi"/>
          <w:sz w:val="24"/>
          <w:szCs w:val="24"/>
        </w:rPr>
        <w:t>. Below that price the firm will not produce in the long term</w:t>
      </w:r>
    </w:p>
    <w:p w14:paraId="677F89C7" w14:textId="2F8AA6D2" w:rsidR="00E52F9F" w:rsidRPr="00F63431" w:rsidRDefault="0072399A" w:rsidP="0072399A">
      <w:pPr>
        <w:pStyle w:val="ListParagraph"/>
        <w:numPr>
          <w:ilvl w:val="0"/>
          <w:numId w:val="10"/>
        </w:numPr>
        <w:tabs>
          <w:tab w:val="left" w:pos="1410"/>
        </w:tabs>
        <w:rPr>
          <w:rFonts w:asciiTheme="minorHAnsi" w:hAnsiTheme="minorHAnsi" w:cstheme="minorHAnsi"/>
          <w:sz w:val="24"/>
          <w:szCs w:val="24"/>
        </w:rPr>
      </w:pPr>
      <w:r>
        <w:rPr>
          <w:rFonts w:ascii="Times New Roman" w:hAnsi="Times New Roman"/>
          <w:sz w:val="24"/>
          <w:szCs w:val="24"/>
          <w:lang w:val="en-US"/>
        </w:rPr>
        <w:t xml:space="preserve">The rule of production says that </w:t>
      </w:r>
      <w:r w:rsidRPr="00272D01">
        <w:rPr>
          <w:rFonts w:ascii="Times New Roman" w:hAnsi="Times New Roman"/>
          <w:b/>
          <w:bCs/>
          <w:sz w:val="24"/>
          <w:szCs w:val="24"/>
          <w:lang w:val="en-US"/>
        </w:rPr>
        <w:t>MC= P</w:t>
      </w:r>
      <w:r>
        <w:rPr>
          <w:rFonts w:ascii="Times New Roman" w:hAnsi="Times New Roman"/>
          <w:sz w:val="24"/>
          <w:szCs w:val="24"/>
          <w:lang w:val="en-US"/>
        </w:rPr>
        <w:t xml:space="preserve">. </w:t>
      </w:r>
      <w:r w:rsidR="005571D9">
        <w:rPr>
          <w:rFonts w:ascii="Times New Roman" w:hAnsi="Times New Roman"/>
          <w:sz w:val="24"/>
          <w:szCs w:val="24"/>
          <w:lang w:val="en-US"/>
        </w:rPr>
        <w:t>If</w:t>
      </w:r>
      <w:r>
        <w:rPr>
          <w:rFonts w:ascii="Times New Roman" w:hAnsi="Times New Roman"/>
          <w:sz w:val="24"/>
          <w:szCs w:val="24"/>
          <w:lang w:val="en-US"/>
        </w:rPr>
        <w:t xml:space="preserve"> P=</w:t>
      </w:r>
      <w:r w:rsidR="006A7C5E">
        <w:rPr>
          <w:rFonts w:ascii="Times New Roman" w:hAnsi="Times New Roman"/>
          <w:sz w:val="24"/>
          <w:szCs w:val="24"/>
          <w:lang w:val="en-US"/>
        </w:rPr>
        <w:t>240</w:t>
      </w:r>
      <w:r>
        <w:rPr>
          <w:rFonts w:ascii="Times New Roman" w:hAnsi="Times New Roman"/>
          <w:sz w:val="24"/>
          <w:szCs w:val="24"/>
          <w:lang w:val="en-US"/>
        </w:rPr>
        <w:t xml:space="preserve">$, the firm will produce </w:t>
      </w:r>
      <w:r w:rsidR="00E917F9">
        <w:rPr>
          <w:rFonts w:ascii="Times New Roman" w:hAnsi="Times New Roman"/>
          <w:sz w:val="24"/>
          <w:szCs w:val="24"/>
          <w:lang w:val="en-US"/>
        </w:rPr>
        <w:t>3</w:t>
      </w:r>
      <w:r>
        <w:rPr>
          <w:rFonts w:ascii="Times New Roman" w:hAnsi="Times New Roman"/>
          <w:sz w:val="24"/>
          <w:szCs w:val="24"/>
          <w:lang w:val="en-US"/>
        </w:rPr>
        <w:t xml:space="preserve"> units of Q</w:t>
      </w:r>
    </w:p>
    <w:p w14:paraId="4005AAE9" w14:textId="5E6025AE" w:rsidR="00F63431" w:rsidRDefault="00F63431" w:rsidP="00F63431">
      <w:pPr>
        <w:pStyle w:val="ListParagraph"/>
        <w:numPr>
          <w:ilvl w:val="0"/>
          <w:numId w:val="10"/>
        </w:numPr>
        <w:jc w:val="both"/>
        <w:rPr>
          <w:rFonts w:ascii="Times New Roman" w:hAnsi="Times New Roman"/>
          <w:sz w:val="24"/>
          <w:szCs w:val="24"/>
        </w:rPr>
      </w:pPr>
      <w:r w:rsidRPr="00F63431">
        <w:rPr>
          <w:rFonts w:ascii="Times New Roman" w:hAnsi="Times New Roman"/>
          <w:b/>
          <w:bCs/>
          <w:sz w:val="24"/>
          <w:szCs w:val="24"/>
        </w:rPr>
        <w:t>Profits</w:t>
      </w:r>
      <w:r w:rsidRPr="00F63431">
        <w:rPr>
          <w:rFonts w:ascii="Times New Roman" w:hAnsi="Times New Roman"/>
          <w:sz w:val="24"/>
          <w:szCs w:val="24"/>
        </w:rPr>
        <w:t xml:space="preserve"> (short-</w:t>
      </w:r>
      <w:r w:rsidR="00A94AF7" w:rsidRPr="00F63431">
        <w:rPr>
          <w:rFonts w:ascii="Times New Roman" w:hAnsi="Times New Roman"/>
          <w:sz w:val="24"/>
          <w:szCs w:val="24"/>
        </w:rPr>
        <w:t>run) =</w:t>
      </w:r>
      <w:r w:rsidRPr="005571D9">
        <w:rPr>
          <w:rFonts w:ascii="Times New Roman" w:hAnsi="Times New Roman"/>
          <w:sz w:val="24"/>
          <w:szCs w:val="24"/>
        </w:rPr>
        <w:t>P*Q</w:t>
      </w:r>
      <w:r w:rsidRPr="00F63431">
        <w:rPr>
          <w:rFonts w:ascii="Times New Roman" w:hAnsi="Times New Roman"/>
          <w:sz w:val="24"/>
          <w:szCs w:val="24"/>
        </w:rPr>
        <w:t>-</w:t>
      </w:r>
      <w:r w:rsidRPr="00F63431">
        <w:rPr>
          <w:rFonts w:ascii="Times New Roman" w:hAnsi="Times New Roman"/>
          <w:b/>
          <w:bCs/>
          <w:sz w:val="24"/>
          <w:szCs w:val="24"/>
        </w:rPr>
        <w:t>VC</w:t>
      </w:r>
      <w:r w:rsidRPr="00F63431">
        <w:rPr>
          <w:rFonts w:ascii="Times New Roman" w:hAnsi="Times New Roman"/>
          <w:sz w:val="24"/>
          <w:szCs w:val="24"/>
        </w:rPr>
        <w:t xml:space="preserve">= </w:t>
      </w:r>
      <w:r w:rsidR="006A7C5E">
        <w:rPr>
          <w:rFonts w:ascii="Times New Roman" w:hAnsi="Times New Roman"/>
          <w:sz w:val="24"/>
          <w:szCs w:val="24"/>
        </w:rPr>
        <w:t>240</w:t>
      </w:r>
      <w:r w:rsidRPr="00F63431">
        <w:rPr>
          <w:rFonts w:ascii="Times New Roman" w:hAnsi="Times New Roman"/>
          <w:sz w:val="24"/>
          <w:szCs w:val="24"/>
        </w:rPr>
        <w:t>*</w:t>
      </w:r>
      <w:r>
        <w:rPr>
          <w:rFonts w:ascii="Times New Roman" w:hAnsi="Times New Roman"/>
          <w:sz w:val="24"/>
          <w:szCs w:val="24"/>
        </w:rPr>
        <w:t>3</w:t>
      </w:r>
      <w:r w:rsidRPr="00F63431">
        <w:rPr>
          <w:rFonts w:ascii="Times New Roman" w:hAnsi="Times New Roman"/>
          <w:sz w:val="24"/>
          <w:szCs w:val="24"/>
        </w:rPr>
        <w:t>-</w:t>
      </w:r>
      <w:r w:rsidR="006A7C5E">
        <w:rPr>
          <w:rFonts w:ascii="Times New Roman" w:hAnsi="Times New Roman"/>
          <w:b/>
          <w:bCs/>
          <w:sz w:val="24"/>
          <w:szCs w:val="24"/>
        </w:rPr>
        <w:t>600</w:t>
      </w:r>
      <w:r w:rsidRPr="00A94AF7">
        <w:rPr>
          <w:rFonts w:ascii="Times New Roman" w:hAnsi="Times New Roman"/>
          <w:sz w:val="24"/>
          <w:szCs w:val="24"/>
        </w:rPr>
        <w:t xml:space="preserve">= </w:t>
      </w:r>
      <w:r w:rsidR="006A7C5E">
        <w:rPr>
          <w:rFonts w:ascii="Times New Roman" w:hAnsi="Times New Roman"/>
          <w:sz w:val="24"/>
          <w:szCs w:val="24"/>
        </w:rPr>
        <w:t>120</w:t>
      </w:r>
      <w:r w:rsidR="00A94AF7" w:rsidRPr="00A94AF7">
        <w:rPr>
          <w:rFonts w:ascii="Times New Roman" w:hAnsi="Times New Roman"/>
          <w:sz w:val="24"/>
          <w:szCs w:val="24"/>
        </w:rPr>
        <w:t>$</w:t>
      </w:r>
    </w:p>
    <w:p w14:paraId="607E4E51" w14:textId="77777777" w:rsidR="005571D9" w:rsidRDefault="005571D9" w:rsidP="005571D9">
      <w:pPr>
        <w:pStyle w:val="ListParagraph"/>
        <w:jc w:val="both"/>
        <w:rPr>
          <w:rFonts w:ascii="Times New Roman" w:hAnsi="Times New Roman"/>
          <w:sz w:val="24"/>
          <w:szCs w:val="24"/>
        </w:rPr>
      </w:pPr>
    </w:p>
    <w:p w14:paraId="2E4A5E00" w14:textId="45D16F52" w:rsidR="00EE5800" w:rsidRDefault="00EE5800" w:rsidP="00EE5800">
      <w:pPr>
        <w:ind w:left="1080"/>
        <w:jc w:val="both"/>
        <w:rPr>
          <w:rFonts w:ascii="Times New Roman" w:hAnsi="Times New Roman"/>
          <w:sz w:val="24"/>
          <w:szCs w:val="24"/>
        </w:rPr>
      </w:pPr>
      <w:r w:rsidRPr="00EE5800">
        <w:rPr>
          <w:rFonts w:ascii="Times New Roman" w:hAnsi="Times New Roman"/>
          <w:sz w:val="24"/>
          <w:szCs w:val="24"/>
        </w:rPr>
        <w:t xml:space="preserve">In the short run, fixed costs are sunk costs, because they are in the past and cannot be changed. Therefore, they play no role in economic decisions about future production or pricing. </w:t>
      </w:r>
    </w:p>
    <w:p w14:paraId="0EA87B34" w14:textId="708B2845" w:rsidR="006B40DA" w:rsidRPr="00EE5800" w:rsidRDefault="006B40DA" w:rsidP="00EE5800">
      <w:pPr>
        <w:ind w:left="1080"/>
        <w:jc w:val="both"/>
        <w:rPr>
          <w:rFonts w:ascii="Times New Roman" w:hAnsi="Times New Roman"/>
          <w:sz w:val="24"/>
          <w:szCs w:val="24"/>
        </w:rPr>
      </w:pPr>
      <w:r>
        <w:rPr>
          <w:rFonts w:ascii="Times New Roman" w:hAnsi="Times New Roman" w:cs="Times New Roman"/>
          <w:sz w:val="24"/>
          <w:szCs w:val="24"/>
        </w:rPr>
        <w:t>Since in the short run the profits are positive, the firm will produce.</w:t>
      </w:r>
    </w:p>
    <w:p w14:paraId="53FC4F19" w14:textId="559318A9" w:rsidR="006660D0" w:rsidRPr="006660D0" w:rsidRDefault="006660D0" w:rsidP="006660D0">
      <w:pPr>
        <w:pStyle w:val="ListParagraph"/>
        <w:numPr>
          <w:ilvl w:val="0"/>
          <w:numId w:val="10"/>
        </w:numPr>
        <w:jc w:val="both"/>
        <w:rPr>
          <w:rFonts w:ascii="Times New Roman" w:hAnsi="Times New Roman"/>
          <w:sz w:val="24"/>
          <w:szCs w:val="24"/>
        </w:rPr>
      </w:pPr>
      <w:r w:rsidRPr="006660D0">
        <w:rPr>
          <w:rFonts w:ascii="Times New Roman" w:hAnsi="Times New Roman"/>
          <w:sz w:val="24"/>
          <w:szCs w:val="24"/>
        </w:rPr>
        <w:t>Profits (long-run) =P*Q-</w:t>
      </w:r>
      <w:r w:rsidRPr="006660D0">
        <w:rPr>
          <w:rFonts w:ascii="Times New Roman" w:hAnsi="Times New Roman"/>
          <w:b/>
          <w:bCs/>
          <w:sz w:val="24"/>
          <w:szCs w:val="24"/>
        </w:rPr>
        <w:t>TC</w:t>
      </w:r>
      <w:r w:rsidRPr="006660D0">
        <w:rPr>
          <w:rFonts w:ascii="Times New Roman" w:hAnsi="Times New Roman"/>
          <w:sz w:val="24"/>
          <w:szCs w:val="24"/>
        </w:rPr>
        <w:t xml:space="preserve">= </w:t>
      </w:r>
      <w:r w:rsidR="006A7C5E">
        <w:rPr>
          <w:rFonts w:ascii="Times New Roman" w:hAnsi="Times New Roman"/>
          <w:sz w:val="24"/>
          <w:szCs w:val="24"/>
        </w:rPr>
        <w:t>240</w:t>
      </w:r>
      <w:r w:rsidRPr="006660D0">
        <w:rPr>
          <w:rFonts w:ascii="Times New Roman" w:hAnsi="Times New Roman"/>
          <w:sz w:val="24"/>
          <w:szCs w:val="24"/>
        </w:rPr>
        <w:t>*</w:t>
      </w:r>
      <w:r>
        <w:rPr>
          <w:rFonts w:ascii="Times New Roman" w:hAnsi="Times New Roman"/>
          <w:sz w:val="24"/>
          <w:szCs w:val="24"/>
        </w:rPr>
        <w:t>3</w:t>
      </w:r>
      <w:r w:rsidRPr="006660D0">
        <w:rPr>
          <w:rFonts w:ascii="Times New Roman" w:hAnsi="Times New Roman"/>
          <w:sz w:val="24"/>
          <w:szCs w:val="24"/>
        </w:rPr>
        <w:t>-</w:t>
      </w:r>
      <w:r w:rsidR="006A7C5E">
        <w:rPr>
          <w:rFonts w:ascii="Times New Roman" w:hAnsi="Times New Roman"/>
          <w:b/>
          <w:bCs/>
          <w:sz w:val="24"/>
          <w:szCs w:val="24"/>
        </w:rPr>
        <w:t>650</w:t>
      </w:r>
      <w:r w:rsidRPr="006660D0">
        <w:rPr>
          <w:rFonts w:ascii="Times New Roman" w:hAnsi="Times New Roman"/>
          <w:sz w:val="24"/>
          <w:szCs w:val="24"/>
        </w:rPr>
        <w:t>=</w:t>
      </w:r>
      <w:r w:rsidR="007D5ADA">
        <w:rPr>
          <w:rFonts w:ascii="Times New Roman" w:hAnsi="Times New Roman"/>
          <w:sz w:val="24"/>
          <w:szCs w:val="24"/>
        </w:rPr>
        <w:t xml:space="preserve"> </w:t>
      </w:r>
      <w:r w:rsidR="006A7C5E">
        <w:rPr>
          <w:rFonts w:ascii="Times New Roman" w:hAnsi="Times New Roman"/>
          <w:sz w:val="24"/>
          <w:szCs w:val="24"/>
        </w:rPr>
        <w:t>70$</w:t>
      </w:r>
    </w:p>
    <w:p w14:paraId="03BE9F05" w14:textId="77777777" w:rsidR="003B7585" w:rsidRDefault="003B7585" w:rsidP="003B7585">
      <w:pPr>
        <w:pStyle w:val="ListParagraph"/>
        <w:jc w:val="both"/>
        <w:rPr>
          <w:rFonts w:ascii="Times New Roman" w:hAnsi="Times New Roman"/>
          <w:sz w:val="24"/>
          <w:szCs w:val="24"/>
        </w:rPr>
      </w:pPr>
    </w:p>
    <w:p w14:paraId="5CD2E422" w14:textId="747A511F" w:rsidR="003B7585" w:rsidRDefault="003B7585" w:rsidP="003B7585">
      <w:pPr>
        <w:pStyle w:val="ListParagraph"/>
        <w:jc w:val="both"/>
        <w:rPr>
          <w:rFonts w:ascii="Times New Roman" w:hAnsi="Times New Roman"/>
          <w:sz w:val="24"/>
          <w:szCs w:val="24"/>
        </w:rPr>
      </w:pPr>
      <w:r w:rsidRPr="003B7585">
        <w:rPr>
          <w:rFonts w:ascii="Times New Roman" w:hAnsi="Times New Roman"/>
          <w:sz w:val="24"/>
          <w:szCs w:val="24"/>
        </w:rPr>
        <w:t>All costs are variables and therefore all the costs (fixed and variable) have to be taken into account</w:t>
      </w:r>
    </w:p>
    <w:p w14:paraId="1386FC70" w14:textId="5E46FFCD" w:rsidR="0008033E" w:rsidRPr="003B7585" w:rsidRDefault="0008033E" w:rsidP="003B7585">
      <w:pPr>
        <w:pStyle w:val="ListParagraph"/>
        <w:jc w:val="both"/>
        <w:rPr>
          <w:rFonts w:ascii="Times New Roman" w:hAnsi="Times New Roman"/>
          <w:sz w:val="24"/>
          <w:szCs w:val="24"/>
        </w:rPr>
      </w:pPr>
      <w:r>
        <w:rPr>
          <w:rFonts w:ascii="Times New Roman" w:hAnsi="Times New Roman"/>
          <w:sz w:val="24"/>
          <w:szCs w:val="24"/>
          <w:lang w:val="en-US"/>
        </w:rPr>
        <w:t>Since in the long run the profits are still positive, the firm will keep producing.</w:t>
      </w:r>
    </w:p>
    <w:p w14:paraId="7B4E37B8" w14:textId="77777777" w:rsidR="00A94AF7" w:rsidRPr="00F63431" w:rsidRDefault="00A94AF7" w:rsidP="003B7585">
      <w:pPr>
        <w:pStyle w:val="ListParagraph"/>
        <w:jc w:val="both"/>
        <w:rPr>
          <w:rFonts w:ascii="Times New Roman" w:hAnsi="Times New Roman"/>
          <w:sz w:val="24"/>
          <w:szCs w:val="24"/>
        </w:rPr>
      </w:pPr>
    </w:p>
    <w:p w14:paraId="0EEFFA33" w14:textId="4D7C3415" w:rsidR="005904BD" w:rsidRPr="005904BD" w:rsidRDefault="005904BD" w:rsidP="005904BD">
      <w:pPr>
        <w:pStyle w:val="Heading1"/>
        <w:rPr>
          <w:bCs/>
          <w:sz w:val="24"/>
          <w:szCs w:val="24"/>
        </w:rPr>
      </w:pPr>
      <w:commentRangeStart w:id="3"/>
      <w:r w:rsidRPr="005904BD">
        <w:rPr>
          <w:bCs/>
          <w:sz w:val="24"/>
          <w:szCs w:val="24"/>
        </w:rPr>
        <w:t>Question 4 (</w:t>
      </w:r>
      <w:r w:rsidR="006D10AC">
        <w:rPr>
          <w:bCs/>
          <w:sz w:val="24"/>
          <w:szCs w:val="24"/>
        </w:rPr>
        <w:t>10</w:t>
      </w:r>
      <w:r w:rsidRPr="005904BD">
        <w:rPr>
          <w:bCs/>
          <w:sz w:val="24"/>
          <w:szCs w:val="24"/>
        </w:rPr>
        <w:t xml:space="preserve"> points)</w:t>
      </w:r>
      <w:commentRangeEnd w:id="3"/>
      <w:r w:rsidR="00856CCA">
        <w:rPr>
          <w:rStyle w:val="CommentReference"/>
          <w:rFonts w:asciiTheme="minorHAnsi" w:eastAsiaTheme="minorHAnsi" w:hAnsiTheme="minorHAnsi" w:cstheme="minorBidi"/>
          <w:color w:val="auto"/>
        </w:rPr>
        <w:commentReference w:id="3"/>
      </w:r>
    </w:p>
    <w:p w14:paraId="307628BD" w14:textId="191A97F5" w:rsidR="00F63431" w:rsidRDefault="005904BD" w:rsidP="005904BD">
      <w:pPr>
        <w:pStyle w:val="ListParagraph"/>
        <w:numPr>
          <w:ilvl w:val="0"/>
          <w:numId w:val="11"/>
        </w:numPr>
        <w:tabs>
          <w:tab w:val="left" w:pos="1410"/>
        </w:tabs>
        <w:rPr>
          <w:rFonts w:asciiTheme="minorHAnsi" w:hAnsiTheme="minorHAnsi" w:cstheme="minorHAnsi"/>
          <w:sz w:val="24"/>
          <w:szCs w:val="24"/>
        </w:rPr>
      </w:pPr>
      <w:r>
        <w:rPr>
          <w:rFonts w:asciiTheme="minorHAnsi" w:hAnsiTheme="minorHAnsi" w:cstheme="minorHAnsi"/>
          <w:sz w:val="24"/>
          <w:szCs w:val="24"/>
        </w:rPr>
        <w:t>Show on a graph the effects of a price ceiling (</w:t>
      </w:r>
      <w:r w:rsidR="0064030B">
        <w:rPr>
          <w:rFonts w:asciiTheme="minorHAnsi" w:hAnsiTheme="minorHAnsi" w:cstheme="minorHAnsi"/>
          <w:sz w:val="24"/>
          <w:szCs w:val="24"/>
        </w:rPr>
        <w:t xml:space="preserve">5 </w:t>
      </w:r>
      <w:r>
        <w:rPr>
          <w:rFonts w:asciiTheme="minorHAnsi" w:hAnsiTheme="minorHAnsi" w:cstheme="minorHAnsi"/>
          <w:sz w:val="24"/>
          <w:szCs w:val="24"/>
        </w:rPr>
        <w:t>points)</w:t>
      </w:r>
    </w:p>
    <w:p w14:paraId="5089D329" w14:textId="282F4783" w:rsidR="00856CCA" w:rsidRDefault="005904BD" w:rsidP="005904BD">
      <w:pPr>
        <w:pStyle w:val="ListParagraph"/>
        <w:numPr>
          <w:ilvl w:val="0"/>
          <w:numId w:val="11"/>
        </w:numPr>
        <w:tabs>
          <w:tab w:val="left" w:pos="1410"/>
        </w:tabs>
        <w:rPr>
          <w:rFonts w:asciiTheme="minorHAnsi" w:hAnsiTheme="minorHAnsi" w:cstheme="minorHAnsi"/>
          <w:sz w:val="24"/>
          <w:szCs w:val="24"/>
        </w:rPr>
      </w:pPr>
      <w:r>
        <w:rPr>
          <w:rFonts w:asciiTheme="minorHAnsi" w:hAnsiTheme="minorHAnsi" w:cstheme="minorHAnsi"/>
          <w:sz w:val="24"/>
          <w:szCs w:val="24"/>
        </w:rPr>
        <w:t>Provide a sport-related policy that e</w:t>
      </w:r>
      <w:r w:rsidR="002D6CEB">
        <w:rPr>
          <w:rFonts w:asciiTheme="minorHAnsi" w:hAnsiTheme="minorHAnsi" w:cstheme="minorHAnsi"/>
          <w:sz w:val="24"/>
          <w:szCs w:val="24"/>
        </w:rPr>
        <w:t xml:space="preserve">mbodies the concept of price ceiling. </w:t>
      </w:r>
      <w:r w:rsidR="00856CCA">
        <w:rPr>
          <w:rFonts w:asciiTheme="minorHAnsi" w:hAnsiTheme="minorHAnsi" w:cstheme="minorHAnsi"/>
          <w:sz w:val="24"/>
          <w:szCs w:val="24"/>
        </w:rPr>
        <w:t>(</w:t>
      </w:r>
      <w:r w:rsidR="006D10AC">
        <w:rPr>
          <w:rFonts w:asciiTheme="minorHAnsi" w:hAnsiTheme="minorHAnsi" w:cstheme="minorHAnsi"/>
          <w:sz w:val="24"/>
          <w:szCs w:val="24"/>
        </w:rPr>
        <w:t>3</w:t>
      </w:r>
      <w:r w:rsidR="00856CCA">
        <w:rPr>
          <w:rFonts w:asciiTheme="minorHAnsi" w:hAnsiTheme="minorHAnsi" w:cstheme="minorHAnsi"/>
          <w:sz w:val="24"/>
          <w:szCs w:val="24"/>
        </w:rPr>
        <w:t xml:space="preserve"> points)</w:t>
      </w:r>
    </w:p>
    <w:p w14:paraId="2ADB0C32" w14:textId="32182547" w:rsidR="005904BD" w:rsidRDefault="002D6CEB" w:rsidP="005904BD">
      <w:pPr>
        <w:pStyle w:val="ListParagraph"/>
        <w:numPr>
          <w:ilvl w:val="0"/>
          <w:numId w:val="11"/>
        </w:numPr>
        <w:tabs>
          <w:tab w:val="left" w:pos="1410"/>
        </w:tabs>
        <w:rPr>
          <w:rFonts w:asciiTheme="minorHAnsi" w:hAnsiTheme="minorHAnsi" w:cstheme="minorHAnsi"/>
          <w:sz w:val="24"/>
          <w:szCs w:val="24"/>
        </w:rPr>
      </w:pPr>
      <w:r>
        <w:rPr>
          <w:rFonts w:asciiTheme="minorHAnsi" w:hAnsiTheme="minorHAnsi" w:cstheme="minorHAnsi"/>
          <w:sz w:val="24"/>
          <w:szCs w:val="24"/>
        </w:rPr>
        <w:t xml:space="preserve">How are these two policies similar? How do they differ? </w:t>
      </w:r>
      <w:r w:rsidR="0064030B">
        <w:rPr>
          <w:rFonts w:asciiTheme="minorHAnsi" w:hAnsiTheme="minorHAnsi" w:cstheme="minorHAnsi"/>
          <w:sz w:val="24"/>
          <w:szCs w:val="24"/>
        </w:rPr>
        <w:t>(</w:t>
      </w:r>
      <w:r w:rsidR="006D10AC">
        <w:rPr>
          <w:rFonts w:asciiTheme="minorHAnsi" w:hAnsiTheme="minorHAnsi" w:cstheme="minorHAnsi"/>
          <w:sz w:val="24"/>
          <w:szCs w:val="24"/>
        </w:rPr>
        <w:t>2</w:t>
      </w:r>
      <w:r w:rsidR="0064030B">
        <w:rPr>
          <w:rFonts w:asciiTheme="minorHAnsi" w:hAnsiTheme="minorHAnsi" w:cstheme="minorHAnsi"/>
          <w:sz w:val="24"/>
          <w:szCs w:val="24"/>
        </w:rPr>
        <w:t xml:space="preserve"> points)</w:t>
      </w:r>
    </w:p>
    <w:p w14:paraId="68A59805" w14:textId="77777777" w:rsidR="002D6CEB" w:rsidRDefault="002D6CEB" w:rsidP="002D6CEB">
      <w:pPr>
        <w:pStyle w:val="Heading1"/>
        <w:rPr>
          <w:bCs/>
          <w:sz w:val="24"/>
          <w:szCs w:val="24"/>
        </w:rPr>
      </w:pPr>
      <w:r w:rsidRPr="005831AF">
        <w:rPr>
          <w:bCs/>
          <w:sz w:val="24"/>
          <w:szCs w:val="24"/>
        </w:rPr>
        <w:lastRenderedPageBreak/>
        <w:t>Answer</w:t>
      </w:r>
    </w:p>
    <w:p w14:paraId="123D44C9" w14:textId="5C07BE63" w:rsidR="002D6CEB" w:rsidRDefault="002D6CEB" w:rsidP="002D6CEB">
      <w:pPr>
        <w:pStyle w:val="ListParagraph"/>
        <w:numPr>
          <w:ilvl w:val="0"/>
          <w:numId w:val="12"/>
        </w:numPr>
        <w:tabs>
          <w:tab w:val="left" w:pos="1410"/>
        </w:tabs>
        <w:rPr>
          <w:rFonts w:cstheme="minorHAnsi"/>
          <w:sz w:val="24"/>
          <w:szCs w:val="24"/>
        </w:rPr>
      </w:pPr>
      <w:r w:rsidRPr="002D6CEB">
        <w:rPr>
          <w:rFonts w:cstheme="minorHAnsi"/>
          <w:noProof/>
          <w:sz w:val="24"/>
          <w:szCs w:val="24"/>
          <w:lang w:val="en-US"/>
        </w:rPr>
        <w:drawing>
          <wp:inline distT="0" distB="0" distL="0" distR="0" wp14:anchorId="43244944" wp14:editId="78878319">
            <wp:extent cx="5972810" cy="2687955"/>
            <wp:effectExtent l="0" t="0" r="8890" b="0"/>
            <wp:docPr id="12" name="Picture 37">
              <a:extLst xmlns:a="http://schemas.openxmlformats.org/drawingml/2006/main">
                <a:ext uri="{FF2B5EF4-FFF2-40B4-BE49-F238E27FC236}">
                  <a16:creationId xmlns:a16="http://schemas.microsoft.com/office/drawing/2014/main" id="{50D31379-CDF9-4606-8E3E-8A55287B22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7">
                      <a:extLst>
                        <a:ext uri="{FF2B5EF4-FFF2-40B4-BE49-F238E27FC236}">
                          <a16:creationId xmlns:a16="http://schemas.microsoft.com/office/drawing/2014/main" id="{50D31379-CDF9-4606-8E3E-8A55287B225F}"/>
                        </a:ext>
                      </a:extLst>
                    </pic:cNvPr>
                    <pic:cNvPicPr>
                      <a:picLocks noChangeAspect="1"/>
                    </pic:cNvPicPr>
                  </pic:nvPicPr>
                  <pic:blipFill>
                    <a:blip r:embed="rId13"/>
                    <a:srcRect/>
                    <a:stretch/>
                  </pic:blipFill>
                  <pic:spPr>
                    <a:xfrm>
                      <a:off x="0" y="0"/>
                      <a:ext cx="5972810" cy="2687955"/>
                    </a:xfrm>
                    <a:prstGeom prst="rect">
                      <a:avLst/>
                    </a:prstGeom>
                  </pic:spPr>
                </pic:pic>
              </a:graphicData>
            </a:graphic>
          </wp:inline>
        </w:drawing>
      </w:r>
    </w:p>
    <w:p w14:paraId="301FCE62" w14:textId="21517058" w:rsidR="002D6CEB" w:rsidRDefault="002D6CEB" w:rsidP="002D6CEB">
      <w:pPr>
        <w:tabs>
          <w:tab w:val="left" w:pos="1410"/>
        </w:tabs>
        <w:rPr>
          <w:rFonts w:cstheme="minorHAnsi"/>
          <w:sz w:val="24"/>
          <w:szCs w:val="24"/>
        </w:rPr>
      </w:pPr>
    </w:p>
    <w:p w14:paraId="4C4FB443" w14:textId="28C35571" w:rsidR="002D6CEB" w:rsidRDefault="002D6CEB" w:rsidP="002D6CEB">
      <w:pPr>
        <w:tabs>
          <w:tab w:val="left" w:pos="1410"/>
        </w:tabs>
        <w:rPr>
          <w:rFonts w:cstheme="minorHAnsi"/>
          <w:sz w:val="24"/>
          <w:szCs w:val="24"/>
        </w:rPr>
      </w:pPr>
    </w:p>
    <w:p w14:paraId="297C6BBA" w14:textId="77777777" w:rsidR="003C52C1" w:rsidRDefault="002D6CEB" w:rsidP="007A472A">
      <w:pPr>
        <w:pStyle w:val="ListParagraph"/>
        <w:numPr>
          <w:ilvl w:val="0"/>
          <w:numId w:val="12"/>
        </w:numPr>
        <w:tabs>
          <w:tab w:val="left" w:pos="1410"/>
        </w:tabs>
        <w:rPr>
          <w:rFonts w:cstheme="minorHAnsi"/>
          <w:sz w:val="24"/>
          <w:szCs w:val="24"/>
        </w:rPr>
      </w:pPr>
      <w:r w:rsidRPr="007A472A">
        <w:rPr>
          <w:rFonts w:cstheme="minorHAnsi"/>
          <w:sz w:val="24"/>
          <w:szCs w:val="24"/>
        </w:rPr>
        <w:t xml:space="preserve">Since salary cap is a rule that limits the amount of money a team can spend on players ‘wages, it can be seen as a sort of price ceiling. </w:t>
      </w:r>
    </w:p>
    <w:p w14:paraId="68B1A77D" w14:textId="374F9887" w:rsidR="002D6CEB" w:rsidRPr="007A472A" w:rsidRDefault="0071130F" w:rsidP="007A472A">
      <w:pPr>
        <w:pStyle w:val="ListParagraph"/>
        <w:numPr>
          <w:ilvl w:val="0"/>
          <w:numId w:val="12"/>
        </w:numPr>
        <w:tabs>
          <w:tab w:val="left" w:pos="1410"/>
        </w:tabs>
        <w:rPr>
          <w:rFonts w:cstheme="minorHAnsi"/>
          <w:sz w:val="24"/>
          <w:szCs w:val="24"/>
        </w:rPr>
      </w:pPr>
      <w:r>
        <w:rPr>
          <w:rFonts w:cstheme="minorHAnsi"/>
          <w:sz w:val="24"/>
          <w:szCs w:val="24"/>
        </w:rPr>
        <w:t>Salary cap and price ceiling, however,</w:t>
      </w:r>
      <w:r w:rsidR="002D6CEB" w:rsidRPr="007A472A">
        <w:rPr>
          <w:rFonts w:cstheme="minorHAnsi"/>
          <w:sz w:val="24"/>
          <w:szCs w:val="24"/>
        </w:rPr>
        <w:t xml:space="preserve"> serve two different purposes: while price ceiling </w:t>
      </w:r>
      <w:r w:rsidR="0064030B" w:rsidRPr="007A472A">
        <w:rPr>
          <w:rFonts w:cstheme="minorHAnsi"/>
          <w:sz w:val="24"/>
          <w:szCs w:val="24"/>
        </w:rPr>
        <w:t xml:space="preserve">keeps a price from rising, salary cap tends to limit income disparity and promote competitive balance. </w:t>
      </w:r>
    </w:p>
    <w:p w14:paraId="6892C743" w14:textId="77777777" w:rsidR="0064030B" w:rsidRPr="00FD5EFF" w:rsidRDefault="0064030B" w:rsidP="007A472A">
      <w:pPr>
        <w:pStyle w:val="ListParagraph"/>
        <w:numPr>
          <w:ilvl w:val="0"/>
          <w:numId w:val="12"/>
        </w:numPr>
        <w:tabs>
          <w:tab w:val="left" w:pos="1410"/>
        </w:tabs>
        <w:rPr>
          <w:rFonts w:asciiTheme="minorHAnsi" w:hAnsiTheme="minorHAnsi" w:cstheme="minorHAnsi"/>
          <w:sz w:val="24"/>
          <w:szCs w:val="24"/>
        </w:rPr>
      </w:pPr>
      <w:r w:rsidRPr="00FD5EFF">
        <w:rPr>
          <w:rFonts w:asciiTheme="minorHAnsi" w:hAnsiTheme="minorHAnsi" w:cstheme="minorHAnsi"/>
          <w:sz w:val="24"/>
          <w:szCs w:val="24"/>
        </w:rPr>
        <w:br w:type="page"/>
      </w:r>
    </w:p>
    <w:p w14:paraId="50476D6C" w14:textId="66BC804C" w:rsidR="0064030B" w:rsidRPr="005904BD" w:rsidRDefault="0064030B" w:rsidP="0064030B">
      <w:pPr>
        <w:pStyle w:val="Heading1"/>
        <w:rPr>
          <w:bCs/>
          <w:sz w:val="24"/>
          <w:szCs w:val="24"/>
        </w:rPr>
      </w:pPr>
      <w:r w:rsidRPr="005904BD">
        <w:rPr>
          <w:bCs/>
          <w:sz w:val="24"/>
          <w:szCs w:val="24"/>
        </w:rPr>
        <w:lastRenderedPageBreak/>
        <w:t xml:space="preserve">Question </w:t>
      </w:r>
      <w:r>
        <w:rPr>
          <w:bCs/>
          <w:sz w:val="24"/>
          <w:szCs w:val="24"/>
        </w:rPr>
        <w:t>5</w:t>
      </w:r>
      <w:r w:rsidRPr="005904BD">
        <w:rPr>
          <w:bCs/>
          <w:sz w:val="24"/>
          <w:szCs w:val="24"/>
        </w:rPr>
        <w:t xml:space="preserve"> (10 points)</w:t>
      </w:r>
    </w:p>
    <w:p w14:paraId="0ED25232" w14:textId="1A842C5B" w:rsidR="0064030B" w:rsidRDefault="0064030B" w:rsidP="0064030B">
      <w:pPr>
        <w:spacing w:line="240" w:lineRule="auto"/>
        <w:jc w:val="both"/>
        <w:rPr>
          <w:rFonts w:asciiTheme="majorBidi" w:hAnsiTheme="majorBidi" w:cstheme="majorBidi"/>
          <w:sz w:val="24"/>
          <w:szCs w:val="24"/>
        </w:rPr>
      </w:pPr>
      <w:commentRangeStart w:id="4"/>
      <w:r w:rsidRPr="00211E7D">
        <w:rPr>
          <w:rFonts w:asciiTheme="majorBidi" w:hAnsiTheme="majorBidi" w:cstheme="majorBidi"/>
          <w:sz w:val="24"/>
          <w:szCs w:val="24"/>
        </w:rPr>
        <w:t xml:space="preserve">There is a market with </w:t>
      </w:r>
      <w:r w:rsidRPr="0064030B">
        <w:rPr>
          <w:rFonts w:asciiTheme="majorBidi" w:hAnsiTheme="majorBidi" w:cstheme="majorBidi"/>
          <w:sz w:val="24"/>
          <w:szCs w:val="24"/>
        </w:rPr>
        <w:t>7 workers</w:t>
      </w:r>
      <w:r w:rsidRPr="00211E7D">
        <w:rPr>
          <w:rFonts w:asciiTheme="majorBidi" w:hAnsiTheme="majorBidi" w:cstheme="majorBidi"/>
          <w:sz w:val="24"/>
          <w:szCs w:val="24"/>
        </w:rPr>
        <w:t xml:space="preserve"> who should be allocated between two fields</w:t>
      </w:r>
      <w:r>
        <w:rPr>
          <w:rFonts w:asciiTheme="majorBidi" w:hAnsiTheme="majorBidi" w:cstheme="majorBidi"/>
          <w:sz w:val="24"/>
          <w:szCs w:val="24"/>
        </w:rPr>
        <w:t xml:space="preserve">, given the following </w:t>
      </w:r>
      <w:r w:rsidRPr="00211E7D">
        <w:rPr>
          <w:rFonts w:asciiTheme="majorBidi" w:hAnsiTheme="majorBidi" w:cstheme="majorBidi"/>
          <w:sz w:val="24"/>
          <w:szCs w:val="24"/>
        </w:rPr>
        <w:t>production function:</w:t>
      </w:r>
      <w:commentRangeEnd w:id="4"/>
      <w:r w:rsidR="006D10AC">
        <w:rPr>
          <w:rStyle w:val="CommentReference"/>
        </w:rPr>
        <w:commentReference w:id="4"/>
      </w:r>
    </w:p>
    <w:p w14:paraId="5BA65EE5" w14:textId="18936E1B" w:rsidR="0064030B" w:rsidRDefault="0064030B" w:rsidP="0064030B">
      <w:pPr>
        <w:spacing w:line="240" w:lineRule="auto"/>
        <w:jc w:val="both"/>
        <w:rPr>
          <w:rFonts w:asciiTheme="majorBidi" w:hAnsiTheme="majorBidi" w:cstheme="majorBidi"/>
          <w:sz w:val="24"/>
          <w:szCs w:val="24"/>
        </w:rPr>
      </w:pPr>
    </w:p>
    <w:p w14:paraId="793CE187" w14:textId="18936E1B" w:rsidR="0064030B" w:rsidRPr="00211E7D" w:rsidRDefault="0064030B" w:rsidP="0064030B">
      <w:pPr>
        <w:spacing w:line="240" w:lineRule="auto"/>
        <w:jc w:val="both"/>
        <w:rPr>
          <w:rFonts w:asciiTheme="majorBidi" w:hAnsiTheme="majorBidi" w:cstheme="majorBidi"/>
          <w:sz w:val="24"/>
          <w:szCs w:val="24"/>
        </w:rPr>
      </w:pPr>
      <w:r w:rsidRPr="00211E7D">
        <w:rPr>
          <w:rFonts w:asciiTheme="majorBidi" w:hAnsiTheme="majorBidi" w:cstheme="majorBidi"/>
          <w:sz w:val="24"/>
          <w:szCs w:val="24"/>
        </w:rPr>
        <w:t>Field A</w:t>
      </w:r>
    </w:p>
    <w:tbl>
      <w:tblPr>
        <w:tblStyle w:val="TableGrid"/>
        <w:tblW w:w="0" w:type="auto"/>
        <w:tblLook w:val="04A0" w:firstRow="1" w:lastRow="0" w:firstColumn="1" w:lastColumn="0" w:noHBand="0" w:noVBand="1"/>
      </w:tblPr>
      <w:tblGrid>
        <w:gridCol w:w="4531"/>
        <w:gridCol w:w="4531"/>
      </w:tblGrid>
      <w:tr w:rsidR="0064030B" w:rsidRPr="00211E7D" w14:paraId="30B37E6F" w14:textId="77777777" w:rsidTr="003F10F7">
        <w:tc>
          <w:tcPr>
            <w:tcW w:w="4531" w:type="dxa"/>
          </w:tcPr>
          <w:p w14:paraId="2FA4FCE4"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L</w:t>
            </w:r>
          </w:p>
        </w:tc>
        <w:tc>
          <w:tcPr>
            <w:tcW w:w="4531" w:type="dxa"/>
          </w:tcPr>
          <w:p w14:paraId="6786929D"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TP</w:t>
            </w:r>
          </w:p>
        </w:tc>
      </w:tr>
      <w:tr w:rsidR="002A7663" w:rsidRPr="00211E7D" w14:paraId="689B170B" w14:textId="77777777" w:rsidTr="003F10F7">
        <w:tc>
          <w:tcPr>
            <w:tcW w:w="4531" w:type="dxa"/>
          </w:tcPr>
          <w:p w14:paraId="7106234A"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0</w:t>
            </w:r>
          </w:p>
        </w:tc>
        <w:tc>
          <w:tcPr>
            <w:tcW w:w="4531" w:type="dxa"/>
          </w:tcPr>
          <w:p w14:paraId="1384CC37" w14:textId="35A00EB8"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0</w:t>
            </w:r>
          </w:p>
        </w:tc>
      </w:tr>
      <w:tr w:rsidR="002A7663" w:rsidRPr="00211E7D" w14:paraId="3D4F00D7" w14:textId="77777777" w:rsidTr="003F10F7">
        <w:tc>
          <w:tcPr>
            <w:tcW w:w="4531" w:type="dxa"/>
          </w:tcPr>
          <w:p w14:paraId="20D002A0"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1</w:t>
            </w:r>
          </w:p>
        </w:tc>
        <w:tc>
          <w:tcPr>
            <w:tcW w:w="4531" w:type="dxa"/>
          </w:tcPr>
          <w:p w14:paraId="670170BD" w14:textId="2BBA94F8" w:rsidR="002A7663" w:rsidRPr="006D10AC" w:rsidRDefault="002A7663" w:rsidP="002A7663">
            <w:pPr>
              <w:jc w:val="center"/>
              <w:rPr>
                <w:rFonts w:asciiTheme="majorBidi" w:hAnsiTheme="majorBidi" w:cstheme="majorBidi"/>
                <w:sz w:val="24"/>
                <w:szCs w:val="24"/>
              </w:rPr>
            </w:pPr>
            <w:r>
              <w:rPr>
                <w:rFonts w:asciiTheme="majorBidi" w:hAnsiTheme="majorBidi" w:cstheme="majorBidi"/>
                <w:sz w:val="24"/>
                <w:szCs w:val="24"/>
              </w:rPr>
              <w:t>7</w:t>
            </w:r>
          </w:p>
        </w:tc>
      </w:tr>
      <w:tr w:rsidR="002A7663" w:rsidRPr="00211E7D" w14:paraId="220F7C72" w14:textId="77777777" w:rsidTr="003F10F7">
        <w:tc>
          <w:tcPr>
            <w:tcW w:w="4531" w:type="dxa"/>
          </w:tcPr>
          <w:p w14:paraId="1AE00D74"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2</w:t>
            </w:r>
          </w:p>
        </w:tc>
        <w:tc>
          <w:tcPr>
            <w:tcW w:w="4531" w:type="dxa"/>
          </w:tcPr>
          <w:p w14:paraId="2070CA59" w14:textId="676AE632" w:rsidR="002A7663" w:rsidRPr="006D10AC" w:rsidRDefault="002A7663" w:rsidP="002A7663">
            <w:pPr>
              <w:jc w:val="center"/>
              <w:rPr>
                <w:rFonts w:asciiTheme="majorBidi" w:hAnsiTheme="majorBidi" w:cstheme="majorBidi"/>
                <w:sz w:val="24"/>
                <w:szCs w:val="24"/>
              </w:rPr>
            </w:pPr>
            <w:r>
              <w:rPr>
                <w:rFonts w:asciiTheme="majorBidi" w:hAnsiTheme="majorBidi" w:cstheme="majorBidi"/>
                <w:sz w:val="24"/>
                <w:szCs w:val="24"/>
              </w:rPr>
              <w:t>13</w:t>
            </w:r>
          </w:p>
        </w:tc>
      </w:tr>
      <w:tr w:rsidR="002A7663" w:rsidRPr="00211E7D" w14:paraId="787E9BA7" w14:textId="77777777" w:rsidTr="003F10F7">
        <w:tc>
          <w:tcPr>
            <w:tcW w:w="4531" w:type="dxa"/>
          </w:tcPr>
          <w:p w14:paraId="4725D929"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3</w:t>
            </w:r>
          </w:p>
        </w:tc>
        <w:tc>
          <w:tcPr>
            <w:tcW w:w="4531" w:type="dxa"/>
          </w:tcPr>
          <w:p w14:paraId="1208D922" w14:textId="3226048A" w:rsidR="002A7663" w:rsidRPr="006D10AC" w:rsidRDefault="002A7663" w:rsidP="002A7663">
            <w:pPr>
              <w:jc w:val="center"/>
              <w:rPr>
                <w:rFonts w:asciiTheme="majorBidi" w:hAnsiTheme="majorBidi" w:cstheme="majorBidi"/>
                <w:sz w:val="24"/>
                <w:szCs w:val="24"/>
              </w:rPr>
            </w:pPr>
            <w:r>
              <w:rPr>
                <w:rFonts w:asciiTheme="majorBidi" w:hAnsiTheme="majorBidi" w:cstheme="majorBidi"/>
                <w:sz w:val="24"/>
                <w:szCs w:val="24"/>
              </w:rPr>
              <w:t>18</w:t>
            </w:r>
          </w:p>
        </w:tc>
      </w:tr>
      <w:tr w:rsidR="002A7663" w:rsidRPr="00211E7D" w14:paraId="3979419F" w14:textId="77777777" w:rsidTr="003F10F7">
        <w:tc>
          <w:tcPr>
            <w:tcW w:w="4531" w:type="dxa"/>
          </w:tcPr>
          <w:p w14:paraId="2C265F9D"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4</w:t>
            </w:r>
          </w:p>
        </w:tc>
        <w:tc>
          <w:tcPr>
            <w:tcW w:w="4531" w:type="dxa"/>
          </w:tcPr>
          <w:p w14:paraId="572ECCF2" w14:textId="5E2BA622" w:rsidR="002A7663" w:rsidRPr="006D10AC" w:rsidRDefault="002A7663" w:rsidP="002A7663">
            <w:pPr>
              <w:jc w:val="center"/>
              <w:rPr>
                <w:rFonts w:asciiTheme="majorBidi" w:hAnsiTheme="majorBidi" w:cstheme="majorBidi"/>
                <w:sz w:val="24"/>
                <w:szCs w:val="24"/>
              </w:rPr>
            </w:pPr>
            <w:r>
              <w:rPr>
                <w:rFonts w:asciiTheme="majorBidi" w:hAnsiTheme="majorBidi" w:cstheme="majorBidi"/>
                <w:sz w:val="24"/>
                <w:szCs w:val="24"/>
              </w:rPr>
              <w:t>22</w:t>
            </w:r>
          </w:p>
        </w:tc>
      </w:tr>
      <w:tr w:rsidR="002A7663" w:rsidRPr="00211E7D" w14:paraId="2B0A09D0" w14:textId="77777777" w:rsidTr="003F10F7">
        <w:tc>
          <w:tcPr>
            <w:tcW w:w="4531" w:type="dxa"/>
          </w:tcPr>
          <w:p w14:paraId="7BD74534"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5</w:t>
            </w:r>
          </w:p>
        </w:tc>
        <w:tc>
          <w:tcPr>
            <w:tcW w:w="4531" w:type="dxa"/>
          </w:tcPr>
          <w:p w14:paraId="0C86D0EF" w14:textId="23493092" w:rsidR="002A7663" w:rsidRPr="006D10AC" w:rsidRDefault="002A7663" w:rsidP="002A7663">
            <w:pPr>
              <w:jc w:val="center"/>
              <w:rPr>
                <w:rFonts w:asciiTheme="majorBidi" w:hAnsiTheme="majorBidi" w:cstheme="majorBidi"/>
                <w:sz w:val="24"/>
                <w:szCs w:val="24"/>
              </w:rPr>
            </w:pPr>
            <w:r>
              <w:rPr>
                <w:rFonts w:asciiTheme="majorBidi" w:hAnsiTheme="majorBidi" w:cstheme="majorBidi"/>
                <w:sz w:val="24"/>
                <w:szCs w:val="24"/>
              </w:rPr>
              <w:t>23</w:t>
            </w:r>
          </w:p>
        </w:tc>
      </w:tr>
    </w:tbl>
    <w:p w14:paraId="3B2731C0" w14:textId="77777777" w:rsidR="0064030B" w:rsidRPr="00211E7D" w:rsidRDefault="0064030B" w:rsidP="0064030B">
      <w:pPr>
        <w:spacing w:line="240" w:lineRule="auto"/>
        <w:jc w:val="both"/>
        <w:rPr>
          <w:rFonts w:asciiTheme="majorBidi" w:hAnsiTheme="majorBidi" w:cstheme="majorBidi"/>
          <w:sz w:val="24"/>
          <w:szCs w:val="24"/>
        </w:rPr>
      </w:pPr>
    </w:p>
    <w:p w14:paraId="69AC6DA3" w14:textId="77777777" w:rsidR="0064030B" w:rsidRPr="00211E7D" w:rsidRDefault="0064030B" w:rsidP="0064030B">
      <w:pPr>
        <w:spacing w:line="240" w:lineRule="auto"/>
        <w:jc w:val="both"/>
        <w:rPr>
          <w:rFonts w:asciiTheme="majorBidi" w:hAnsiTheme="majorBidi" w:cstheme="majorBidi"/>
          <w:sz w:val="24"/>
          <w:szCs w:val="24"/>
        </w:rPr>
      </w:pPr>
      <w:r w:rsidRPr="00211E7D">
        <w:rPr>
          <w:rFonts w:asciiTheme="majorBidi" w:hAnsiTheme="majorBidi" w:cstheme="majorBidi"/>
          <w:sz w:val="24"/>
          <w:szCs w:val="24"/>
        </w:rPr>
        <w:t>Field B</w:t>
      </w:r>
    </w:p>
    <w:tbl>
      <w:tblPr>
        <w:tblStyle w:val="TableGrid"/>
        <w:tblW w:w="0" w:type="auto"/>
        <w:tblLook w:val="04A0" w:firstRow="1" w:lastRow="0" w:firstColumn="1" w:lastColumn="0" w:noHBand="0" w:noVBand="1"/>
      </w:tblPr>
      <w:tblGrid>
        <w:gridCol w:w="4531"/>
        <w:gridCol w:w="4531"/>
      </w:tblGrid>
      <w:tr w:rsidR="0064030B" w:rsidRPr="00211E7D" w14:paraId="5E02B563" w14:textId="77777777" w:rsidTr="003F10F7">
        <w:tc>
          <w:tcPr>
            <w:tcW w:w="4531" w:type="dxa"/>
          </w:tcPr>
          <w:p w14:paraId="16F6ECB8"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L</w:t>
            </w:r>
          </w:p>
        </w:tc>
        <w:tc>
          <w:tcPr>
            <w:tcW w:w="4531" w:type="dxa"/>
          </w:tcPr>
          <w:p w14:paraId="19E414E8"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TP</w:t>
            </w:r>
          </w:p>
        </w:tc>
      </w:tr>
      <w:tr w:rsidR="0064030B" w:rsidRPr="00211E7D" w14:paraId="0F79D528" w14:textId="77777777" w:rsidTr="003F10F7">
        <w:tc>
          <w:tcPr>
            <w:tcW w:w="4531" w:type="dxa"/>
          </w:tcPr>
          <w:p w14:paraId="28F57E25"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0</w:t>
            </w:r>
          </w:p>
        </w:tc>
        <w:tc>
          <w:tcPr>
            <w:tcW w:w="4531" w:type="dxa"/>
          </w:tcPr>
          <w:p w14:paraId="6CF5097C"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0</w:t>
            </w:r>
          </w:p>
        </w:tc>
      </w:tr>
      <w:tr w:rsidR="0064030B" w:rsidRPr="00211E7D" w14:paraId="46D19AF4" w14:textId="77777777" w:rsidTr="003F10F7">
        <w:tc>
          <w:tcPr>
            <w:tcW w:w="4531" w:type="dxa"/>
          </w:tcPr>
          <w:p w14:paraId="4FF323CA"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1</w:t>
            </w:r>
          </w:p>
        </w:tc>
        <w:tc>
          <w:tcPr>
            <w:tcW w:w="4531" w:type="dxa"/>
          </w:tcPr>
          <w:p w14:paraId="3DB0E86E" w14:textId="1935C961" w:rsidR="0064030B" w:rsidRPr="006D10AC" w:rsidRDefault="006D10AC" w:rsidP="003F10F7">
            <w:pPr>
              <w:jc w:val="center"/>
              <w:rPr>
                <w:rFonts w:asciiTheme="majorBidi" w:hAnsiTheme="majorBidi" w:cstheme="majorBidi"/>
                <w:sz w:val="24"/>
                <w:szCs w:val="24"/>
              </w:rPr>
            </w:pPr>
            <w:r>
              <w:rPr>
                <w:rFonts w:asciiTheme="majorBidi" w:hAnsiTheme="majorBidi" w:cstheme="majorBidi"/>
                <w:sz w:val="24"/>
                <w:szCs w:val="24"/>
              </w:rPr>
              <w:t>4</w:t>
            </w:r>
          </w:p>
        </w:tc>
      </w:tr>
      <w:tr w:rsidR="0064030B" w:rsidRPr="00211E7D" w14:paraId="2A3090FA" w14:textId="77777777" w:rsidTr="003F10F7">
        <w:tc>
          <w:tcPr>
            <w:tcW w:w="4531" w:type="dxa"/>
          </w:tcPr>
          <w:p w14:paraId="7232580E"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2</w:t>
            </w:r>
          </w:p>
        </w:tc>
        <w:tc>
          <w:tcPr>
            <w:tcW w:w="4531" w:type="dxa"/>
          </w:tcPr>
          <w:p w14:paraId="106913FD" w14:textId="2345E500" w:rsidR="0064030B" w:rsidRPr="00211E7D" w:rsidRDefault="001E5703" w:rsidP="003F10F7">
            <w:pPr>
              <w:jc w:val="center"/>
              <w:rPr>
                <w:rFonts w:asciiTheme="majorBidi" w:hAnsiTheme="majorBidi" w:cstheme="majorBidi"/>
                <w:sz w:val="24"/>
                <w:szCs w:val="24"/>
              </w:rPr>
            </w:pPr>
            <w:r>
              <w:rPr>
                <w:rFonts w:asciiTheme="majorBidi" w:hAnsiTheme="majorBidi" w:cstheme="majorBidi"/>
                <w:sz w:val="24"/>
                <w:szCs w:val="24"/>
              </w:rPr>
              <w:t>7</w:t>
            </w:r>
          </w:p>
        </w:tc>
      </w:tr>
      <w:tr w:rsidR="0064030B" w:rsidRPr="00211E7D" w14:paraId="7C3ACB98" w14:textId="77777777" w:rsidTr="003F10F7">
        <w:tc>
          <w:tcPr>
            <w:tcW w:w="4531" w:type="dxa"/>
          </w:tcPr>
          <w:p w14:paraId="243685E9"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3</w:t>
            </w:r>
          </w:p>
        </w:tc>
        <w:tc>
          <w:tcPr>
            <w:tcW w:w="4531" w:type="dxa"/>
          </w:tcPr>
          <w:p w14:paraId="5ABC133C" w14:textId="76417EE6" w:rsidR="0064030B" w:rsidRPr="006D10AC" w:rsidRDefault="006D10AC" w:rsidP="003F10F7">
            <w:pPr>
              <w:jc w:val="center"/>
              <w:rPr>
                <w:rFonts w:asciiTheme="majorBidi" w:hAnsiTheme="majorBidi" w:cstheme="majorBidi"/>
                <w:sz w:val="24"/>
                <w:szCs w:val="24"/>
              </w:rPr>
            </w:pPr>
            <w:r>
              <w:rPr>
                <w:rFonts w:asciiTheme="majorBidi" w:hAnsiTheme="majorBidi" w:cstheme="majorBidi"/>
                <w:sz w:val="24"/>
                <w:szCs w:val="24"/>
              </w:rPr>
              <w:t>9</w:t>
            </w:r>
          </w:p>
        </w:tc>
      </w:tr>
      <w:tr w:rsidR="0064030B" w:rsidRPr="00211E7D" w14:paraId="27305FCF" w14:textId="77777777" w:rsidTr="003F10F7">
        <w:tc>
          <w:tcPr>
            <w:tcW w:w="4531" w:type="dxa"/>
          </w:tcPr>
          <w:p w14:paraId="76A18E83"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4</w:t>
            </w:r>
          </w:p>
        </w:tc>
        <w:tc>
          <w:tcPr>
            <w:tcW w:w="4531" w:type="dxa"/>
          </w:tcPr>
          <w:p w14:paraId="2EE52104" w14:textId="058D3067" w:rsidR="0064030B" w:rsidRPr="006D10AC" w:rsidRDefault="006D10AC" w:rsidP="003F10F7">
            <w:pPr>
              <w:jc w:val="center"/>
              <w:rPr>
                <w:rFonts w:asciiTheme="majorBidi" w:hAnsiTheme="majorBidi" w:cstheme="majorBidi"/>
                <w:sz w:val="24"/>
                <w:szCs w:val="24"/>
              </w:rPr>
            </w:pPr>
            <w:r>
              <w:rPr>
                <w:rFonts w:asciiTheme="majorBidi" w:hAnsiTheme="majorBidi" w:cstheme="majorBidi"/>
                <w:sz w:val="24"/>
                <w:szCs w:val="24"/>
              </w:rPr>
              <w:t>10</w:t>
            </w:r>
          </w:p>
        </w:tc>
      </w:tr>
      <w:tr w:rsidR="0064030B" w:rsidRPr="00211E7D" w14:paraId="2E161875" w14:textId="77777777" w:rsidTr="003F10F7">
        <w:tc>
          <w:tcPr>
            <w:tcW w:w="4531" w:type="dxa"/>
          </w:tcPr>
          <w:p w14:paraId="05D85B60"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5</w:t>
            </w:r>
          </w:p>
        </w:tc>
        <w:tc>
          <w:tcPr>
            <w:tcW w:w="4531" w:type="dxa"/>
          </w:tcPr>
          <w:p w14:paraId="583616D0" w14:textId="420D73A6" w:rsidR="0064030B" w:rsidRPr="006D10AC" w:rsidRDefault="006D10AC" w:rsidP="003F10F7">
            <w:pPr>
              <w:jc w:val="center"/>
              <w:rPr>
                <w:rFonts w:asciiTheme="majorBidi" w:hAnsiTheme="majorBidi" w:cstheme="majorBidi"/>
                <w:sz w:val="24"/>
                <w:szCs w:val="24"/>
              </w:rPr>
            </w:pPr>
            <w:r>
              <w:rPr>
                <w:rFonts w:asciiTheme="majorBidi" w:hAnsiTheme="majorBidi" w:cstheme="majorBidi"/>
                <w:sz w:val="24"/>
                <w:szCs w:val="24"/>
              </w:rPr>
              <w:t>10</w:t>
            </w:r>
          </w:p>
        </w:tc>
      </w:tr>
    </w:tbl>
    <w:p w14:paraId="20B513C0" w14:textId="77777777" w:rsidR="0064030B" w:rsidRDefault="0064030B" w:rsidP="0064030B">
      <w:pPr>
        <w:pStyle w:val="ListParagraph"/>
        <w:spacing w:line="240" w:lineRule="auto"/>
        <w:jc w:val="both"/>
        <w:rPr>
          <w:rFonts w:asciiTheme="majorBidi" w:hAnsiTheme="majorBidi" w:cstheme="majorBidi"/>
          <w:sz w:val="24"/>
          <w:szCs w:val="24"/>
          <w:lang w:val="en-US"/>
        </w:rPr>
      </w:pPr>
    </w:p>
    <w:p w14:paraId="18524B5D" w14:textId="77777777" w:rsidR="001E5703" w:rsidRDefault="001E5703" w:rsidP="001E5703">
      <w:pPr>
        <w:pStyle w:val="ListParagraph"/>
        <w:spacing w:line="240" w:lineRule="auto"/>
        <w:jc w:val="both"/>
        <w:rPr>
          <w:rFonts w:asciiTheme="majorBidi" w:hAnsiTheme="majorBidi" w:cstheme="majorBidi"/>
          <w:sz w:val="24"/>
          <w:szCs w:val="24"/>
          <w:lang w:val="en-US"/>
        </w:rPr>
      </w:pPr>
    </w:p>
    <w:p w14:paraId="5DC37F05" w14:textId="39AB17C9" w:rsidR="0064030B" w:rsidRDefault="0064030B" w:rsidP="00CD013B">
      <w:pPr>
        <w:pStyle w:val="ListParagraph"/>
        <w:numPr>
          <w:ilvl w:val="0"/>
          <w:numId w:val="15"/>
        </w:numPr>
        <w:spacing w:line="240" w:lineRule="auto"/>
        <w:jc w:val="both"/>
        <w:rPr>
          <w:rFonts w:asciiTheme="majorBidi" w:hAnsiTheme="majorBidi" w:cstheme="majorBidi"/>
          <w:sz w:val="24"/>
          <w:szCs w:val="24"/>
        </w:rPr>
      </w:pPr>
      <w:r w:rsidRPr="00C17EFC">
        <w:rPr>
          <w:rFonts w:asciiTheme="majorBidi" w:hAnsiTheme="majorBidi" w:cstheme="majorBidi"/>
          <w:sz w:val="24"/>
          <w:szCs w:val="24"/>
        </w:rPr>
        <w:t xml:space="preserve">How many workers would work on each field if it is known that the price of one produced unit on field </w:t>
      </w:r>
      <w:r w:rsidRPr="00C17EFC">
        <w:rPr>
          <w:rFonts w:asciiTheme="majorBidi" w:hAnsiTheme="majorBidi" w:cstheme="majorBidi"/>
          <w:b/>
          <w:bCs/>
          <w:sz w:val="24"/>
          <w:szCs w:val="24"/>
        </w:rPr>
        <w:t xml:space="preserve">A is </w:t>
      </w:r>
      <w:r w:rsidR="00197EB4" w:rsidRPr="00C17EFC">
        <w:rPr>
          <w:rFonts w:asciiTheme="majorBidi" w:hAnsiTheme="majorBidi" w:cstheme="majorBidi"/>
          <w:b/>
          <w:bCs/>
          <w:sz w:val="24"/>
          <w:szCs w:val="24"/>
        </w:rPr>
        <w:t>1</w:t>
      </w:r>
      <w:r w:rsidRPr="00C17EFC">
        <w:rPr>
          <w:rFonts w:asciiTheme="majorBidi" w:hAnsiTheme="majorBidi" w:cstheme="majorBidi"/>
          <w:b/>
          <w:bCs/>
          <w:sz w:val="24"/>
          <w:szCs w:val="24"/>
        </w:rPr>
        <w:t>$</w:t>
      </w:r>
      <w:r w:rsidRPr="00C17EFC">
        <w:rPr>
          <w:rFonts w:asciiTheme="majorBidi" w:hAnsiTheme="majorBidi" w:cstheme="majorBidi"/>
          <w:sz w:val="24"/>
          <w:szCs w:val="24"/>
        </w:rPr>
        <w:t xml:space="preserve"> and the price of one produced unit on field B is </w:t>
      </w:r>
      <w:r w:rsidR="00197EB4" w:rsidRPr="00C17EFC">
        <w:rPr>
          <w:rFonts w:asciiTheme="majorBidi" w:hAnsiTheme="majorBidi" w:cstheme="majorBidi"/>
          <w:b/>
          <w:bCs/>
          <w:sz w:val="24"/>
          <w:szCs w:val="24"/>
        </w:rPr>
        <w:t>3</w:t>
      </w:r>
      <w:r w:rsidRPr="00C17EFC">
        <w:rPr>
          <w:rFonts w:asciiTheme="majorBidi" w:hAnsiTheme="majorBidi" w:cstheme="majorBidi"/>
          <w:b/>
          <w:bCs/>
          <w:sz w:val="24"/>
          <w:szCs w:val="24"/>
        </w:rPr>
        <w:t>$</w:t>
      </w:r>
      <w:r w:rsidRPr="00C17EFC">
        <w:rPr>
          <w:rFonts w:asciiTheme="majorBidi" w:hAnsiTheme="majorBidi" w:cstheme="majorBidi"/>
          <w:sz w:val="24"/>
          <w:szCs w:val="24"/>
        </w:rPr>
        <w:t xml:space="preserve">? </w:t>
      </w:r>
      <w:r w:rsidR="00264832" w:rsidRPr="00C17EFC">
        <w:rPr>
          <w:rFonts w:asciiTheme="majorBidi" w:hAnsiTheme="majorBidi" w:cstheme="majorBidi"/>
          <w:sz w:val="24"/>
          <w:szCs w:val="24"/>
        </w:rPr>
        <w:t xml:space="preserve"> </w:t>
      </w:r>
      <w:r w:rsidR="00CD013B">
        <w:rPr>
          <w:rFonts w:asciiTheme="majorBidi" w:hAnsiTheme="majorBidi" w:cstheme="majorBidi"/>
          <w:sz w:val="24"/>
          <w:szCs w:val="24"/>
        </w:rPr>
        <w:t>(6 points)</w:t>
      </w:r>
    </w:p>
    <w:p w14:paraId="2D061CB9" w14:textId="1B020366" w:rsidR="00CD013B" w:rsidRPr="00C17EFC" w:rsidRDefault="00CD013B" w:rsidP="00C17EFC">
      <w:pPr>
        <w:pStyle w:val="ListParagraph"/>
        <w:numPr>
          <w:ilvl w:val="0"/>
          <w:numId w:val="15"/>
        </w:numPr>
        <w:spacing w:line="240" w:lineRule="auto"/>
        <w:jc w:val="both"/>
        <w:rPr>
          <w:rFonts w:asciiTheme="majorBidi" w:hAnsiTheme="majorBidi" w:cstheme="majorBidi"/>
          <w:sz w:val="24"/>
          <w:szCs w:val="24"/>
        </w:rPr>
      </w:pPr>
      <w:r>
        <w:rPr>
          <w:rFonts w:asciiTheme="majorBidi" w:hAnsiTheme="majorBidi" w:cstheme="majorBidi"/>
          <w:sz w:val="24"/>
          <w:szCs w:val="24"/>
        </w:rPr>
        <w:t>What would be the wage in this market? (4 points)</w:t>
      </w:r>
    </w:p>
    <w:p w14:paraId="6AF3BF66" w14:textId="77777777" w:rsidR="0064030B" w:rsidRPr="00211E7D" w:rsidRDefault="0064030B" w:rsidP="0064030B">
      <w:pPr>
        <w:spacing w:line="240" w:lineRule="auto"/>
        <w:jc w:val="both"/>
        <w:rPr>
          <w:rFonts w:asciiTheme="majorBidi" w:hAnsiTheme="majorBidi" w:cstheme="majorBidi"/>
          <w:sz w:val="24"/>
          <w:szCs w:val="24"/>
        </w:rPr>
      </w:pPr>
    </w:p>
    <w:p w14:paraId="4BEEFF5B" w14:textId="77777777" w:rsidR="00197EB4" w:rsidRDefault="00197EB4">
      <w:pPr>
        <w:rPr>
          <w:rFonts w:asciiTheme="majorHAnsi" w:eastAsiaTheme="majorEastAsia" w:hAnsiTheme="majorHAnsi" w:cstheme="majorBidi"/>
          <w:bCs/>
          <w:color w:val="2F5496" w:themeColor="accent1" w:themeShade="BF"/>
          <w:sz w:val="24"/>
          <w:szCs w:val="24"/>
        </w:rPr>
      </w:pPr>
      <w:r>
        <w:rPr>
          <w:bCs/>
          <w:sz w:val="24"/>
          <w:szCs w:val="24"/>
        </w:rPr>
        <w:br w:type="page"/>
      </w:r>
    </w:p>
    <w:p w14:paraId="3C5E3E98" w14:textId="60C6F698" w:rsidR="00197EB4" w:rsidRDefault="00197EB4" w:rsidP="00197EB4">
      <w:pPr>
        <w:pStyle w:val="Heading1"/>
        <w:rPr>
          <w:bCs/>
          <w:sz w:val="24"/>
          <w:szCs w:val="24"/>
        </w:rPr>
      </w:pPr>
      <w:r w:rsidRPr="005831AF">
        <w:rPr>
          <w:bCs/>
          <w:sz w:val="24"/>
          <w:szCs w:val="24"/>
        </w:rPr>
        <w:lastRenderedPageBreak/>
        <w:t>Answer</w:t>
      </w:r>
    </w:p>
    <w:p w14:paraId="4759F0AD" w14:textId="77777777" w:rsidR="00197EB4" w:rsidRPr="009E658D" w:rsidRDefault="00197EB4" w:rsidP="00197EB4">
      <w:pPr>
        <w:spacing w:line="240" w:lineRule="auto"/>
        <w:jc w:val="both"/>
        <w:rPr>
          <w:rFonts w:asciiTheme="majorBidi" w:hAnsiTheme="majorBidi" w:cstheme="majorBidi"/>
          <w:sz w:val="24"/>
          <w:szCs w:val="24"/>
        </w:rPr>
      </w:pPr>
      <w:r w:rsidRPr="009E658D">
        <w:rPr>
          <w:rFonts w:asciiTheme="majorBidi" w:hAnsiTheme="majorBidi" w:cstheme="majorBidi"/>
          <w:sz w:val="24"/>
          <w:szCs w:val="24"/>
        </w:rPr>
        <w:t>Field A</w:t>
      </w:r>
    </w:p>
    <w:tbl>
      <w:tblPr>
        <w:tblStyle w:val="TableGrid"/>
        <w:tblW w:w="0" w:type="auto"/>
        <w:tblLook w:val="04A0" w:firstRow="1" w:lastRow="0" w:firstColumn="1" w:lastColumn="0" w:noHBand="0" w:noVBand="1"/>
      </w:tblPr>
      <w:tblGrid>
        <w:gridCol w:w="1381"/>
        <w:gridCol w:w="1487"/>
        <w:gridCol w:w="1616"/>
        <w:gridCol w:w="1480"/>
        <w:gridCol w:w="1737"/>
        <w:gridCol w:w="1361"/>
      </w:tblGrid>
      <w:tr w:rsidR="00197EB4" w:rsidRPr="009E658D" w14:paraId="7F488AA9" w14:textId="77777777" w:rsidTr="003F10F7">
        <w:tc>
          <w:tcPr>
            <w:tcW w:w="1381" w:type="dxa"/>
          </w:tcPr>
          <w:p w14:paraId="6072FAF5" w14:textId="77777777" w:rsidR="00197EB4" w:rsidRPr="009E658D" w:rsidRDefault="00197EB4" w:rsidP="003F10F7">
            <w:pPr>
              <w:jc w:val="center"/>
              <w:rPr>
                <w:rFonts w:asciiTheme="majorBidi" w:hAnsiTheme="majorBidi" w:cstheme="majorBidi"/>
                <w:sz w:val="24"/>
                <w:szCs w:val="24"/>
              </w:rPr>
            </w:pPr>
            <w:bookmarkStart w:id="5" w:name="_Hlk82792592"/>
            <w:r w:rsidRPr="009E658D">
              <w:rPr>
                <w:rFonts w:asciiTheme="majorBidi" w:hAnsiTheme="majorBidi" w:cstheme="majorBidi"/>
                <w:sz w:val="24"/>
                <w:szCs w:val="24"/>
              </w:rPr>
              <w:t>L</w:t>
            </w:r>
          </w:p>
        </w:tc>
        <w:tc>
          <w:tcPr>
            <w:tcW w:w="1487" w:type="dxa"/>
          </w:tcPr>
          <w:p w14:paraId="3612683D" w14:textId="77777777" w:rsidR="00197EB4" w:rsidRPr="009E658D" w:rsidRDefault="00197EB4" w:rsidP="003F10F7">
            <w:pPr>
              <w:jc w:val="center"/>
              <w:rPr>
                <w:rFonts w:asciiTheme="majorBidi" w:hAnsiTheme="majorBidi" w:cstheme="majorBidi"/>
                <w:sz w:val="24"/>
                <w:szCs w:val="24"/>
              </w:rPr>
            </w:pPr>
            <w:r w:rsidRPr="009E658D">
              <w:rPr>
                <w:rFonts w:asciiTheme="majorBidi" w:hAnsiTheme="majorBidi" w:cstheme="majorBidi"/>
                <w:sz w:val="24"/>
                <w:szCs w:val="24"/>
              </w:rPr>
              <w:t>TP</w:t>
            </w:r>
          </w:p>
        </w:tc>
        <w:tc>
          <w:tcPr>
            <w:tcW w:w="1616" w:type="dxa"/>
          </w:tcPr>
          <w:p w14:paraId="7B35C0D3" w14:textId="77777777" w:rsidR="00197EB4" w:rsidRPr="009E658D" w:rsidRDefault="00197EB4" w:rsidP="003F10F7">
            <w:pPr>
              <w:jc w:val="center"/>
              <w:rPr>
                <w:rFonts w:asciiTheme="majorBidi" w:hAnsiTheme="majorBidi" w:cstheme="majorBidi"/>
                <w:sz w:val="24"/>
                <w:szCs w:val="24"/>
              </w:rPr>
            </w:pPr>
            <w:r>
              <w:rPr>
                <w:rFonts w:asciiTheme="majorBidi" w:hAnsiTheme="majorBidi" w:cstheme="majorBidi"/>
                <w:sz w:val="24"/>
                <w:szCs w:val="24"/>
              </w:rPr>
              <w:t>MP (Marginal Product)</w:t>
            </w:r>
          </w:p>
        </w:tc>
        <w:tc>
          <w:tcPr>
            <w:tcW w:w="1480" w:type="dxa"/>
          </w:tcPr>
          <w:p w14:paraId="58336898" w14:textId="77777777" w:rsidR="00197EB4" w:rsidRDefault="00197EB4" w:rsidP="003F10F7">
            <w:pPr>
              <w:jc w:val="center"/>
              <w:rPr>
                <w:rFonts w:asciiTheme="majorBidi" w:hAnsiTheme="majorBidi" w:cstheme="majorBidi"/>
                <w:sz w:val="24"/>
                <w:szCs w:val="24"/>
              </w:rPr>
            </w:pPr>
            <w:r>
              <w:rPr>
                <w:rFonts w:asciiTheme="majorBidi" w:hAnsiTheme="majorBidi" w:cstheme="majorBidi"/>
                <w:sz w:val="24"/>
                <w:szCs w:val="24"/>
              </w:rPr>
              <w:t>Price ($)</w:t>
            </w:r>
          </w:p>
        </w:tc>
        <w:tc>
          <w:tcPr>
            <w:tcW w:w="1737" w:type="dxa"/>
          </w:tcPr>
          <w:p w14:paraId="4740787E" w14:textId="77777777" w:rsidR="00197EB4" w:rsidRPr="009E658D" w:rsidRDefault="00197EB4" w:rsidP="003F10F7">
            <w:pPr>
              <w:jc w:val="center"/>
              <w:rPr>
                <w:rFonts w:asciiTheme="majorBidi" w:hAnsiTheme="majorBidi" w:cstheme="majorBidi"/>
                <w:sz w:val="24"/>
                <w:szCs w:val="24"/>
              </w:rPr>
            </w:pPr>
            <w:r>
              <w:rPr>
                <w:rFonts w:asciiTheme="majorBidi" w:hAnsiTheme="majorBidi" w:cstheme="majorBidi"/>
                <w:sz w:val="24"/>
                <w:szCs w:val="24"/>
              </w:rPr>
              <w:t xml:space="preserve">VMP (Value Marginal Product) </w:t>
            </w:r>
          </w:p>
        </w:tc>
        <w:tc>
          <w:tcPr>
            <w:tcW w:w="1361" w:type="dxa"/>
          </w:tcPr>
          <w:p w14:paraId="0F5B5B7C" w14:textId="77777777" w:rsidR="00197EB4" w:rsidRPr="003741AD" w:rsidRDefault="00197EB4" w:rsidP="003F10F7">
            <w:pPr>
              <w:jc w:val="center"/>
              <w:rPr>
                <w:rFonts w:asciiTheme="majorBidi" w:eastAsiaTheme="minorEastAsia" w:hAnsiTheme="majorBidi" w:cstheme="majorBidi"/>
                <w:sz w:val="24"/>
                <w:szCs w:val="24"/>
              </w:rPr>
            </w:pPr>
            <m:oMathPara>
              <m:oMath>
                <m:r>
                  <w:rPr>
                    <w:rFonts w:ascii="Cambria Math" w:hAnsi="Cambria Math" w:cstheme="majorBidi"/>
                    <w:sz w:val="24"/>
                    <w:szCs w:val="24"/>
                  </w:rPr>
                  <m:t>∑VMP</m:t>
                </m:r>
              </m:oMath>
            </m:oMathPara>
          </w:p>
          <w:p w14:paraId="3ED15221" w14:textId="77777777" w:rsidR="00197EB4" w:rsidRPr="003741AD" w:rsidRDefault="00197EB4" w:rsidP="003F10F7">
            <w:pPr>
              <w:jc w:val="center"/>
              <w:rPr>
                <w:rFonts w:asciiTheme="majorBidi" w:eastAsiaTheme="minorEastAsia" w:hAnsiTheme="majorBidi" w:cstheme="majorBidi"/>
                <w:sz w:val="24"/>
                <w:szCs w:val="24"/>
              </w:rPr>
            </w:pPr>
          </w:p>
        </w:tc>
      </w:tr>
      <w:tr w:rsidR="002A7663" w:rsidRPr="009E658D" w14:paraId="2767812A" w14:textId="77777777" w:rsidTr="003F10F7">
        <w:tc>
          <w:tcPr>
            <w:tcW w:w="1381" w:type="dxa"/>
          </w:tcPr>
          <w:p w14:paraId="1CFC6AF6" w14:textId="77777777" w:rsidR="002A7663" w:rsidRPr="009E658D" w:rsidRDefault="002A7663" w:rsidP="002A7663">
            <w:pPr>
              <w:jc w:val="center"/>
              <w:rPr>
                <w:rFonts w:asciiTheme="majorBidi" w:hAnsiTheme="majorBidi" w:cstheme="majorBidi"/>
                <w:sz w:val="24"/>
                <w:szCs w:val="24"/>
              </w:rPr>
            </w:pPr>
            <w:r w:rsidRPr="009E658D">
              <w:rPr>
                <w:rFonts w:asciiTheme="majorBidi" w:hAnsiTheme="majorBidi" w:cstheme="majorBidi"/>
                <w:sz w:val="24"/>
                <w:szCs w:val="24"/>
              </w:rPr>
              <w:t>0</w:t>
            </w:r>
          </w:p>
        </w:tc>
        <w:tc>
          <w:tcPr>
            <w:tcW w:w="1487" w:type="dxa"/>
          </w:tcPr>
          <w:p w14:paraId="1AA012B2" w14:textId="20E65AD7" w:rsidR="002A7663" w:rsidRPr="009E658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0</w:t>
            </w:r>
          </w:p>
        </w:tc>
        <w:tc>
          <w:tcPr>
            <w:tcW w:w="1616" w:type="dxa"/>
          </w:tcPr>
          <w:p w14:paraId="09F9FA67" w14:textId="60C5D225"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0</w:t>
            </w:r>
          </w:p>
        </w:tc>
        <w:tc>
          <w:tcPr>
            <w:tcW w:w="1480" w:type="dxa"/>
          </w:tcPr>
          <w:p w14:paraId="5607FCAF" w14:textId="37138A37"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w:t>
            </w:r>
          </w:p>
        </w:tc>
        <w:tc>
          <w:tcPr>
            <w:tcW w:w="1737" w:type="dxa"/>
          </w:tcPr>
          <w:p w14:paraId="0B75B96B" w14:textId="77777777" w:rsidR="002A7663" w:rsidRPr="009E658D" w:rsidRDefault="002A7663" w:rsidP="002A7663">
            <w:pPr>
              <w:jc w:val="center"/>
              <w:rPr>
                <w:rFonts w:asciiTheme="majorBidi" w:hAnsiTheme="majorBidi" w:cstheme="majorBidi"/>
                <w:sz w:val="24"/>
                <w:szCs w:val="24"/>
              </w:rPr>
            </w:pPr>
          </w:p>
        </w:tc>
        <w:tc>
          <w:tcPr>
            <w:tcW w:w="1361" w:type="dxa"/>
          </w:tcPr>
          <w:p w14:paraId="3E56EA4E" w14:textId="77777777" w:rsidR="002A7663" w:rsidRPr="009E658D" w:rsidRDefault="002A7663" w:rsidP="002A7663">
            <w:pPr>
              <w:jc w:val="center"/>
              <w:rPr>
                <w:rFonts w:asciiTheme="majorBidi" w:hAnsiTheme="majorBidi" w:cstheme="majorBidi"/>
                <w:sz w:val="24"/>
                <w:szCs w:val="24"/>
              </w:rPr>
            </w:pPr>
          </w:p>
        </w:tc>
      </w:tr>
      <w:tr w:rsidR="002A7663" w:rsidRPr="009E658D" w14:paraId="3B332446" w14:textId="77777777" w:rsidTr="003F10F7">
        <w:tc>
          <w:tcPr>
            <w:tcW w:w="1381" w:type="dxa"/>
          </w:tcPr>
          <w:p w14:paraId="48D2DF08" w14:textId="77777777" w:rsidR="002A7663" w:rsidRPr="00D975AF" w:rsidRDefault="002A7663" w:rsidP="002A7663">
            <w:pPr>
              <w:jc w:val="center"/>
              <w:rPr>
                <w:rFonts w:asciiTheme="majorBidi" w:hAnsiTheme="majorBidi" w:cstheme="majorBidi"/>
                <w:sz w:val="24"/>
                <w:szCs w:val="24"/>
              </w:rPr>
            </w:pPr>
            <w:r w:rsidRPr="00D975AF">
              <w:rPr>
                <w:rFonts w:asciiTheme="majorBidi" w:hAnsiTheme="majorBidi" w:cstheme="majorBidi"/>
                <w:sz w:val="24"/>
                <w:szCs w:val="24"/>
              </w:rPr>
              <w:t>1</w:t>
            </w:r>
          </w:p>
        </w:tc>
        <w:tc>
          <w:tcPr>
            <w:tcW w:w="1487" w:type="dxa"/>
          </w:tcPr>
          <w:p w14:paraId="5CC30747" w14:textId="33A4AC46"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7</w:t>
            </w:r>
          </w:p>
        </w:tc>
        <w:tc>
          <w:tcPr>
            <w:tcW w:w="1616" w:type="dxa"/>
          </w:tcPr>
          <w:p w14:paraId="40FB12AC" w14:textId="7D24C36C"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7</w:t>
            </w:r>
          </w:p>
        </w:tc>
        <w:tc>
          <w:tcPr>
            <w:tcW w:w="1480" w:type="dxa"/>
          </w:tcPr>
          <w:p w14:paraId="7B082F31" w14:textId="224A668E" w:rsidR="002A7663" w:rsidRPr="009E658D" w:rsidRDefault="002A7663" w:rsidP="002A7663">
            <w:pPr>
              <w:jc w:val="center"/>
              <w:rPr>
                <w:rFonts w:asciiTheme="majorBidi" w:hAnsiTheme="majorBidi" w:cstheme="majorBidi"/>
                <w:sz w:val="24"/>
                <w:szCs w:val="24"/>
              </w:rPr>
            </w:pPr>
            <w:r w:rsidRPr="00836FFE">
              <w:rPr>
                <w:rFonts w:asciiTheme="majorBidi" w:hAnsiTheme="majorBidi" w:cstheme="majorBidi"/>
                <w:sz w:val="24"/>
                <w:szCs w:val="24"/>
              </w:rPr>
              <w:t>1</w:t>
            </w:r>
          </w:p>
        </w:tc>
        <w:tc>
          <w:tcPr>
            <w:tcW w:w="1737" w:type="dxa"/>
          </w:tcPr>
          <w:p w14:paraId="04075B6C" w14:textId="2C5D95C9"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7</w:t>
            </w:r>
          </w:p>
        </w:tc>
        <w:tc>
          <w:tcPr>
            <w:tcW w:w="1361" w:type="dxa"/>
          </w:tcPr>
          <w:p w14:paraId="294AF203" w14:textId="16022E61"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7</w:t>
            </w:r>
          </w:p>
        </w:tc>
      </w:tr>
      <w:tr w:rsidR="002A7663" w:rsidRPr="009E658D" w14:paraId="19243F48" w14:textId="77777777" w:rsidTr="003F10F7">
        <w:tc>
          <w:tcPr>
            <w:tcW w:w="1381" w:type="dxa"/>
          </w:tcPr>
          <w:p w14:paraId="34035A56" w14:textId="77777777" w:rsidR="002A7663" w:rsidRPr="009E658D" w:rsidRDefault="002A7663" w:rsidP="002A7663">
            <w:pPr>
              <w:jc w:val="center"/>
              <w:rPr>
                <w:rFonts w:asciiTheme="majorBidi" w:hAnsiTheme="majorBidi" w:cstheme="majorBidi"/>
                <w:sz w:val="24"/>
                <w:szCs w:val="24"/>
              </w:rPr>
            </w:pPr>
            <w:r w:rsidRPr="009E658D">
              <w:rPr>
                <w:rFonts w:asciiTheme="majorBidi" w:hAnsiTheme="majorBidi" w:cstheme="majorBidi"/>
                <w:sz w:val="24"/>
                <w:szCs w:val="24"/>
              </w:rPr>
              <w:t>2</w:t>
            </w:r>
          </w:p>
        </w:tc>
        <w:tc>
          <w:tcPr>
            <w:tcW w:w="1487" w:type="dxa"/>
          </w:tcPr>
          <w:p w14:paraId="7FAD64F6" w14:textId="58C65DA6"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13</w:t>
            </w:r>
          </w:p>
        </w:tc>
        <w:tc>
          <w:tcPr>
            <w:tcW w:w="1616" w:type="dxa"/>
          </w:tcPr>
          <w:p w14:paraId="3A073BC3" w14:textId="700C9600"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6</w:t>
            </w:r>
          </w:p>
        </w:tc>
        <w:tc>
          <w:tcPr>
            <w:tcW w:w="1480" w:type="dxa"/>
          </w:tcPr>
          <w:p w14:paraId="428C6E33" w14:textId="77F69EBC" w:rsidR="002A7663" w:rsidRPr="009E658D" w:rsidRDefault="002A7663" w:rsidP="002A7663">
            <w:pPr>
              <w:jc w:val="center"/>
              <w:rPr>
                <w:rFonts w:asciiTheme="majorBidi" w:hAnsiTheme="majorBidi" w:cstheme="majorBidi"/>
                <w:sz w:val="24"/>
                <w:szCs w:val="24"/>
              </w:rPr>
            </w:pPr>
            <w:r w:rsidRPr="00836FFE">
              <w:rPr>
                <w:rFonts w:asciiTheme="majorBidi" w:hAnsiTheme="majorBidi" w:cstheme="majorBidi"/>
                <w:sz w:val="24"/>
                <w:szCs w:val="24"/>
              </w:rPr>
              <w:t>1</w:t>
            </w:r>
          </w:p>
        </w:tc>
        <w:tc>
          <w:tcPr>
            <w:tcW w:w="1737" w:type="dxa"/>
          </w:tcPr>
          <w:p w14:paraId="206C6382" w14:textId="0828E833"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6</w:t>
            </w:r>
          </w:p>
        </w:tc>
        <w:tc>
          <w:tcPr>
            <w:tcW w:w="1361" w:type="dxa"/>
          </w:tcPr>
          <w:p w14:paraId="793248EA" w14:textId="568072C6"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13</w:t>
            </w:r>
          </w:p>
        </w:tc>
      </w:tr>
      <w:tr w:rsidR="002A7663" w:rsidRPr="009E658D" w14:paraId="1BD28FD0" w14:textId="77777777" w:rsidTr="003F10F7">
        <w:tc>
          <w:tcPr>
            <w:tcW w:w="1381" w:type="dxa"/>
          </w:tcPr>
          <w:p w14:paraId="1E9C73D1" w14:textId="77777777" w:rsidR="002A7663" w:rsidRPr="00197EB4" w:rsidRDefault="002A7663" w:rsidP="002A7663">
            <w:pPr>
              <w:jc w:val="center"/>
              <w:rPr>
                <w:rFonts w:asciiTheme="majorBidi" w:hAnsiTheme="majorBidi" w:cstheme="majorBidi"/>
                <w:sz w:val="24"/>
                <w:szCs w:val="24"/>
              </w:rPr>
            </w:pPr>
            <w:r w:rsidRPr="00197EB4">
              <w:rPr>
                <w:rFonts w:asciiTheme="majorBidi" w:hAnsiTheme="majorBidi" w:cstheme="majorBidi"/>
                <w:sz w:val="24"/>
                <w:szCs w:val="24"/>
              </w:rPr>
              <w:t>3</w:t>
            </w:r>
          </w:p>
        </w:tc>
        <w:tc>
          <w:tcPr>
            <w:tcW w:w="1487" w:type="dxa"/>
          </w:tcPr>
          <w:p w14:paraId="7313D76A" w14:textId="1B800BF8"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18</w:t>
            </w:r>
          </w:p>
        </w:tc>
        <w:tc>
          <w:tcPr>
            <w:tcW w:w="1616" w:type="dxa"/>
          </w:tcPr>
          <w:p w14:paraId="5B3BEA14" w14:textId="3713CBF6"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5</w:t>
            </w:r>
          </w:p>
        </w:tc>
        <w:tc>
          <w:tcPr>
            <w:tcW w:w="1480" w:type="dxa"/>
          </w:tcPr>
          <w:p w14:paraId="248FE2C0" w14:textId="3C82F7A0" w:rsidR="002A7663" w:rsidRPr="009E658D" w:rsidRDefault="002A7663" w:rsidP="002A7663">
            <w:pPr>
              <w:jc w:val="center"/>
              <w:rPr>
                <w:rFonts w:asciiTheme="majorBidi" w:hAnsiTheme="majorBidi" w:cstheme="majorBidi"/>
                <w:sz w:val="24"/>
                <w:szCs w:val="24"/>
              </w:rPr>
            </w:pPr>
            <w:r w:rsidRPr="00836FFE">
              <w:rPr>
                <w:rFonts w:asciiTheme="majorBidi" w:hAnsiTheme="majorBidi" w:cstheme="majorBidi"/>
                <w:sz w:val="24"/>
                <w:szCs w:val="24"/>
              </w:rPr>
              <w:t>1</w:t>
            </w:r>
          </w:p>
        </w:tc>
        <w:tc>
          <w:tcPr>
            <w:tcW w:w="1737" w:type="dxa"/>
          </w:tcPr>
          <w:p w14:paraId="3EFA9F4A" w14:textId="2B3F3D61"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5</w:t>
            </w:r>
          </w:p>
        </w:tc>
        <w:tc>
          <w:tcPr>
            <w:tcW w:w="1361" w:type="dxa"/>
          </w:tcPr>
          <w:p w14:paraId="2FBDB4EC" w14:textId="1BEF0DCA"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18</w:t>
            </w:r>
          </w:p>
        </w:tc>
      </w:tr>
      <w:tr w:rsidR="002A7663" w:rsidRPr="009E658D" w14:paraId="72DAAD2C" w14:textId="77777777" w:rsidTr="003F10F7">
        <w:tc>
          <w:tcPr>
            <w:tcW w:w="1381" w:type="dxa"/>
          </w:tcPr>
          <w:p w14:paraId="77E3DC60" w14:textId="77777777" w:rsidR="002A7663" w:rsidRPr="00197EB4" w:rsidRDefault="002A7663" w:rsidP="002A7663">
            <w:pPr>
              <w:jc w:val="center"/>
              <w:rPr>
                <w:rFonts w:asciiTheme="majorBidi" w:hAnsiTheme="majorBidi" w:cstheme="majorBidi"/>
                <w:sz w:val="24"/>
                <w:szCs w:val="24"/>
              </w:rPr>
            </w:pPr>
            <w:r w:rsidRPr="00197EB4">
              <w:rPr>
                <w:rFonts w:asciiTheme="majorBidi" w:hAnsiTheme="majorBidi" w:cstheme="majorBidi"/>
                <w:sz w:val="24"/>
                <w:szCs w:val="24"/>
              </w:rPr>
              <w:t>4</w:t>
            </w:r>
          </w:p>
        </w:tc>
        <w:tc>
          <w:tcPr>
            <w:tcW w:w="1487" w:type="dxa"/>
          </w:tcPr>
          <w:p w14:paraId="7B8A4974" w14:textId="38FA7019"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22</w:t>
            </w:r>
          </w:p>
        </w:tc>
        <w:tc>
          <w:tcPr>
            <w:tcW w:w="1616" w:type="dxa"/>
          </w:tcPr>
          <w:p w14:paraId="0330EDA4" w14:textId="7D818170"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4</w:t>
            </w:r>
          </w:p>
        </w:tc>
        <w:tc>
          <w:tcPr>
            <w:tcW w:w="1480" w:type="dxa"/>
          </w:tcPr>
          <w:p w14:paraId="071961DB" w14:textId="695B9F30" w:rsidR="002A7663" w:rsidRPr="009E658D" w:rsidRDefault="002A7663" w:rsidP="002A7663">
            <w:pPr>
              <w:jc w:val="center"/>
              <w:rPr>
                <w:rFonts w:asciiTheme="majorBidi" w:hAnsiTheme="majorBidi" w:cstheme="majorBidi"/>
                <w:sz w:val="24"/>
                <w:szCs w:val="24"/>
              </w:rPr>
            </w:pPr>
            <w:r w:rsidRPr="00836FFE">
              <w:rPr>
                <w:rFonts w:asciiTheme="majorBidi" w:hAnsiTheme="majorBidi" w:cstheme="majorBidi"/>
                <w:sz w:val="24"/>
                <w:szCs w:val="24"/>
              </w:rPr>
              <w:t>1</w:t>
            </w:r>
          </w:p>
        </w:tc>
        <w:tc>
          <w:tcPr>
            <w:tcW w:w="1737" w:type="dxa"/>
          </w:tcPr>
          <w:p w14:paraId="73CBC7A7" w14:textId="45AD583C"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4</w:t>
            </w:r>
          </w:p>
        </w:tc>
        <w:tc>
          <w:tcPr>
            <w:tcW w:w="1361" w:type="dxa"/>
          </w:tcPr>
          <w:p w14:paraId="6BB7523C" w14:textId="6FBA101A"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22</w:t>
            </w:r>
          </w:p>
        </w:tc>
      </w:tr>
      <w:tr w:rsidR="002A7663" w:rsidRPr="009E658D" w14:paraId="1529C600" w14:textId="77777777" w:rsidTr="003F10F7">
        <w:tc>
          <w:tcPr>
            <w:tcW w:w="1381" w:type="dxa"/>
          </w:tcPr>
          <w:p w14:paraId="4A32680C" w14:textId="77777777" w:rsidR="002A7663" w:rsidRPr="009E658D" w:rsidRDefault="002A7663" w:rsidP="002A7663">
            <w:pPr>
              <w:jc w:val="center"/>
              <w:rPr>
                <w:rFonts w:asciiTheme="majorBidi" w:hAnsiTheme="majorBidi" w:cstheme="majorBidi"/>
                <w:sz w:val="24"/>
                <w:szCs w:val="24"/>
              </w:rPr>
            </w:pPr>
            <w:r w:rsidRPr="009E658D">
              <w:rPr>
                <w:rFonts w:asciiTheme="majorBidi" w:hAnsiTheme="majorBidi" w:cstheme="majorBidi"/>
                <w:sz w:val="24"/>
                <w:szCs w:val="24"/>
              </w:rPr>
              <w:t>5</w:t>
            </w:r>
          </w:p>
        </w:tc>
        <w:tc>
          <w:tcPr>
            <w:tcW w:w="1487" w:type="dxa"/>
          </w:tcPr>
          <w:p w14:paraId="0ACE5FF7" w14:textId="173C015E"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23</w:t>
            </w:r>
          </w:p>
        </w:tc>
        <w:tc>
          <w:tcPr>
            <w:tcW w:w="1616" w:type="dxa"/>
          </w:tcPr>
          <w:p w14:paraId="2A4444C6" w14:textId="74BE060F"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w:t>
            </w:r>
          </w:p>
        </w:tc>
        <w:tc>
          <w:tcPr>
            <w:tcW w:w="1480" w:type="dxa"/>
          </w:tcPr>
          <w:p w14:paraId="180F22B2" w14:textId="6BC40F66" w:rsidR="002A7663" w:rsidRPr="009E658D" w:rsidRDefault="002A7663" w:rsidP="002A7663">
            <w:pPr>
              <w:jc w:val="center"/>
              <w:rPr>
                <w:rFonts w:asciiTheme="majorBidi" w:hAnsiTheme="majorBidi" w:cstheme="majorBidi"/>
                <w:sz w:val="24"/>
                <w:szCs w:val="24"/>
              </w:rPr>
            </w:pPr>
            <w:r w:rsidRPr="00836FFE">
              <w:rPr>
                <w:rFonts w:asciiTheme="majorBidi" w:hAnsiTheme="majorBidi" w:cstheme="majorBidi"/>
                <w:sz w:val="24"/>
                <w:szCs w:val="24"/>
              </w:rPr>
              <w:t>1</w:t>
            </w:r>
          </w:p>
        </w:tc>
        <w:tc>
          <w:tcPr>
            <w:tcW w:w="1737" w:type="dxa"/>
          </w:tcPr>
          <w:p w14:paraId="17B2B413" w14:textId="1D54B7E7"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w:t>
            </w:r>
          </w:p>
        </w:tc>
        <w:tc>
          <w:tcPr>
            <w:tcW w:w="1361" w:type="dxa"/>
          </w:tcPr>
          <w:p w14:paraId="3DB2F33A" w14:textId="5515C8DA"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23</w:t>
            </w:r>
          </w:p>
        </w:tc>
      </w:tr>
      <w:bookmarkEnd w:id="5"/>
    </w:tbl>
    <w:p w14:paraId="7E9D9DE0" w14:textId="77777777" w:rsidR="00197EB4" w:rsidRDefault="00197EB4" w:rsidP="00197EB4">
      <w:pPr>
        <w:spacing w:line="240" w:lineRule="auto"/>
        <w:jc w:val="both"/>
        <w:rPr>
          <w:rFonts w:asciiTheme="majorBidi" w:hAnsiTheme="majorBidi" w:cstheme="majorBidi"/>
          <w:sz w:val="24"/>
          <w:szCs w:val="24"/>
        </w:rPr>
      </w:pPr>
    </w:p>
    <w:p w14:paraId="7FBE9D32" w14:textId="77777777" w:rsidR="00197EB4" w:rsidRPr="009E658D" w:rsidRDefault="00197EB4" w:rsidP="00197EB4">
      <w:pPr>
        <w:spacing w:line="240" w:lineRule="auto"/>
        <w:jc w:val="both"/>
        <w:rPr>
          <w:rFonts w:asciiTheme="majorBidi" w:hAnsiTheme="majorBidi" w:cstheme="majorBidi"/>
          <w:sz w:val="24"/>
          <w:szCs w:val="24"/>
        </w:rPr>
      </w:pPr>
      <w:r w:rsidRPr="009E658D">
        <w:rPr>
          <w:rFonts w:asciiTheme="majorBidi" w:hAnsiTheme="majorBidi" w:cstheme="majorBidi"/>
          <w:sz w:val="24"/>
          <w:szCs w:val="24"/>
        </w:rPr>
        <w:t>Field B</w:t>
      </w:r>
    </w:p>
    <w:tbl>
      <w:tblPr>
        <w:tblStyle w:val="TableGrid"/>
        <w:tblW w:w="9062" w:type="dxa"/>
        <w:tblLook w:val="04A0" w:firstRow="1" w:lastRow="0" w:firstColumn="1" w:lastColumn="0" w:noHBand="0" w:noVBand="1"/>
      </w:tblPr>
      <w:tblGrid>
        <w:gridCol w:w="1458"/>
        <w:gridCol w:w="1560"/>
        <w:gridCol w:w="1500"/>
        <w:gridCol w:w="1451"/>
        <w:gridCol w:w="1576"/>
        <w:gridCol w:w="1517"/>
      </w:tblGrid>
      <w:tr w:rsidR="00197EB4" w:rsidRPr="009E658D" w14:paraId="26B2606E" w14:textId="77777777" w:rsidTr="003F10F7">
        <w:tc>
          <w:tcPr>
            <w:tcW w:w="1458" w:type="dxa"/>
          </w:tcPr>
          <w:p w14:paraId="4EA18D0F" w14:textId="77777777" w:rsidR="00197EB4" w:rsidRPr="009E658D" w:rsidRDefault="00197EB4" w:rsidP="003F10F7">
            <w:pPr>
              <w:jc w:val="center"/>
              <w:rPr>
                <w:rFonts w:asciiTheme="majorBidi" w:hAnsiTheme="majorBidi" w:cstheme="majorBidi"/>
                <w:sz w:val="24"/>
                <w:szCs w:val="24"/>
              </w:rPr>
            </w:pPr>
            <w:r w:rsidRPr="009E658D">
              <w:rPr>
                <w:rFonts w:asciiTheme="majorBidi" w:hAnsiTheme="majorBidi" w:cstheme="majorBidi"/>
                <w:sz w:val="24"/>
                <w:szCs w:val="24"/>
              </w:rPr>
              <w:t>L</w:t>
            </w:r>
          </w:p>
        </w:tc>
        <w:tc>
          <w:tcPr>
            <w:tcW w:w="1560" w:type="dxa"/>
          </w:tcPr>
          <w:p w14:paraId="26AD6911" w14:textId="77777777" w:rsidR="00197EB4" w:rsidRPr="009E658D" w:rsidRDefault="00197EB4" w:rsidP="003F10F7">
            <w:pPr>
              <w:jc w:val="center"/>
              <w:rPr>
                <w:rFonts w:asciiTheme="majorBidi" w:hAnsiTheme="majorBidi" w:cstheme="majorBidi"/>
                <w:sz w:val="24"/>
                <w:szCs w:val="24"/>
              </w:rPr>
            </w:pPr>
            <w:r w:rsidRPr="009E658D">
              <w:rPr>
                <w:rFonts w:asciiTheme="majorBidi" w:hAnsiTheme="majorBidi" w:cstheme="majorBidi"/>
                <w:sz w:val="24"/>
                <w:szCs w:val="24"/>
              </w:rPr>
              <w:t>TP</w:t>
            </w:r>
          </w:p>
        </w:tc>
        <w:tc>
          <w:tcPr>
            <w:tcW w:w="1500" w:type="dxa"/>
          </w:tcPr>
          <w:p w14:paraId="65A48B3D" w14:textId="77777777" w:rsidR="00197EB4" w:rsidRPr="009E658D" w:rsidRDefault="00197EB4" w:rsidP="003F10F7">
            <w:pPr>
              <w:jc w:val="center"/>
              <w:rPr>
                <w:rFonts w:asciiTheme="majorBidi" w:hAnsiTheme="majorBidi" w:cstheme="majorBidi"/>
                <w:sz w:val="24"/>
                <w:szCs w:val="24"/>
              </w:rPr>
            </w:pPr>
            <w:r>
              <w:rPr>
                <w:rFonts w:asciiTheme="majorBidi" w:hAnsiTheme="majorBidi" w:cstheme="majorBidi"/>
                <w:sz w:val="24"/>
                <w:szCs w:val="24"/>
              </w:rPr>
              <w:t>MP (Marginal Product)</w:t>
            </w:r>
          </w:p>
        </w:tc>
        <w:tc>
          <w:tcPr>
            <w:tcW w:w="1451" w:type="dxa"/>
          </w:tcPr>
          <w:p w14:paraId="747E89BC" w14:textId="77777777" w:rsidR="00197EB4" w:rsidRDefault="00197EB4" w:rsidP="003F10F7">
            <w:pPr>
              <w:jc w:val="center"/>
              <w:rPr>
                <w:rFonts w:asciiTheme="majorBidi" w:hAnsiTheme="majorBidi" w:cstheme="majorBidi"/>
                <w:sz w:val="24"/>
                <w:szCs w:val="24"/>
              </w:rPr>
            </w:pPr>
            <w:r w:rsidRPr="00425C9E">
              <w:rPr>
                <w:rFonts w:asciiTheme="majorBidi" w:hAnsiTheme="majorBidi" w:cstheme="majorBidi"/>
                <w:sz w:val="24"/>
                <w:szCs w:val="24"/>
              </w:rPr>
              <w:t>Price ($)</w:t>
            </w:r>
          </w:p>
        </w:tc>
        <w:tc>
          <w:tcPr>
            <w:tcW w:w="1576" w:type="dxa"/>
          </w:tcPr>
          <w:p w14:paraId="3576E4B0" w14:textId="77777777" w:rsidR="00197EB4" w:rsidRPr="009E658D" w:rsidRDefault="00197EB4" w:rsidP="003F10F7">
            <w:pPr>
              <w:jc w:val="center"/>
              <w:rPr>
                <w:rFonts w:asciiTheme="majorBidi" w:hAnsiTheme="majorBidi" w:cstheme="majorBidi"/>
                <w:sz w:val="24"/>
                <w:szCs w:val="24"/>
              </w:rPr>
            </w:pPr>
            <w:r>
              <w:rPr>
                <w:rFonts w:asciiTheme="majorBidi" w:hAnsiTheme="majorBidi" w:cstheme="majorBidi"/>
                <w:sz w:val="24"/>
                <w:szCs w:val="24"/>
              </w:rPr>
              <w:t>VMP (Value Marginal Product)</w:t>
            </w:r>
          </w:p>
        </w:tc>
        <w:tc>
          <w:tcPr>
            <w:tcW w:w="1517" w:type="dxa"/>
          </w:tcPr>
          <w:p w14:paraId="2D30034A" w14:textId="77777777" w:rsidR="00197EB4" w:rsidRPr="003741AD" w:rsidRDefault="00197EB4" w:rsidP="003F10F7">
            <w:pPr>
              <w:jc w:val="center"/>
              <w:rPr>
                <w:rFonts w:asciiTheme="majorBidi" w:eastAsiaTheme="minorEastAsia" w:hAnsiTheme="majorBidi" w:cstheme="majorBidi"/>
                <w:sz w:val="24"/>
                <w:szCs w:val="24"/>
              </w:rPr>
            </w:pPr>
            <m:oMathPara>
              <m:oMath>
                <m:r>
                  <w:rPr>
                    <w:rFonts w:ascii="Cambria Math" w:hAnsi="Cambria Math" w:cstheme="majorBidi"/>
                    <w:sz w:val="24"/>
                    <w:szCs w:val="24"/>
                  </w:rPr>
                  <m:t>∑VMP</m:t>
                </m:r>
              </m:oMath>
            </m:oMathPara>
          </w:p>
          <w:p w14:paraId="25FAEF13" w14:textId="77777777" w:rsidR="00197EB4" w:rsidRDefault="00197EB4" w:rsidP="003F10F7">
            <w:pPr>
              <w:jc w:val="center"/>
              <w:rPr>
                <w:rFonts w:asciiTheme="majorBidi" w:hAnsiTheme="majorBidi" w:cstheme="majorBidi"/>
                <w:sz w:val="24"/>
                <w:szCs w:val="24"/>
              </w:rPr>
            </w:pPr>
          </w:p>
        </w:tc>
      </w:tr>
      <w:tr w:rsidR="002A7663" w:rsidRPr="009E658D" w14:paraId="6CF504B0" w14:textId="77777777" w:rsidTr="003F10F7">
        <w:tc>
          <w:tcPr>
            <w:tcW w:w="1458" w:type="dxa"/>
          </w:tcPr>
          <w:p w14:paraId="242A1C1A" w14:textId="77777777" w:rsidR="002A7663" w:rsidRPr="009E658D" w:rsidRDefault="002A7663" w:rsidP="002A7663">
            <w:pPr>
              <w:jc w:val="center"/>
              <w:rPr>
                <w:rFonts w:asciiTheme="majorBidi" w:hAnsiTheme="majorBidi" w:cstheme="majorBidi"/>
                <w:sz w:val="24"/>
                <w:szCs w:val="24"/>
              </w:rPr>
            </w:pPr>
            <w:r w:rsidRPr="009E658D">
              <w:rPr>
                <w:rFonts w:asciiTheme="majorBidi" w:hAnsiTheme="majorBidi" w:cstheme="majorBidi"/>
                <w:sz w:val="24"/>
                <w:szCs w:val="24"/>
              </w:rPr>
              <w:t>0</w:t>
            </w:r>
          </w:p>
        </w:tc>
        <w:tc>
          <w:tcPr>
            <w:tcW w:w="1560" w:type="dxa"/>
          </w:tcPr>
          <w:p w14:paraId="7E84D780" w14:textId="5DCBF8DE" w:rsidR="002A7663" w:rsidRPr="009E658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0</w:t>
            </w:r>
          </w:p>
        </w:tc>
        <w:tc>
          <w:tcPr>
            <w:tcW w:w="1500" w:type="dxa"/>
          </w:tcPr>
          <w:p w14:paraId="494C4355" w14:textId="77777777" w:rsidR="002A7663" w:rsidRPr="009E658D" w:rsidRDefault="002A7663" w:rsidP="002A7663">
            <w:pPr>
              <w:jc w:val="center"/>
              <w:rPr>
                <w:rFonts w:asciiTheme="majorBidi" w:hAnsiTheme="majorBidi" w:cstheme="majorBidi"/>
                <w:sz w:val="24"/>
                <w:szCs w:val="24"/>
              </w:rPr>
            </w:pPr>
          </w:p>
        </w:tc>
        <w:tc>
          <w:tcPr>
            <w:tcW w:w="1451" w:type="dxa"/>
          </w:tcPr>
          <w:p w14:paraId="0DBFFB35" w14:textId="38BF6209"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3</w:t>
            </w:r>
          </w:p>
        </w:tc>
        <w:tc>
          <w:tcPr>
            <w:tcW w:w="1576" w:type="dxa"/>
          </w:tcPr>
          <w:p w14:paraId="1914E63D" w14:textId="77777777" w:rsidR="002A7663" w:rsidRPr="009E658D" w:rsidRDefault="002A7663" w:rsidP="002A7663">
            <w:pPr>
              <w:jc w:val="center"/>
              <w:rPr>
                <w:rFonts w:asciiTheme="majorBidi" w:hAnsiTheme="majorBidi" w:cstheme="majorBidi"/>
                <w:sz w:val="24"/>
                <w:szCs w:val="24"/>
              </w:rPr>
            </w:pPr>
          </w:p>
        </w:tc>
        <w:tc>
          <w:tcPr>
            <w:tcW w:w="1517" w:type="dxa"/>
          </w:tcPr>
          <w:p w14:paraId="51D17EA9" w14:textId="77777777" w:rsidR="002A7663" w:rsidRPr="009E658D" w:rsidRDefault="002A7663" w:rsidP="002A7663">
            <w:pPr>
              <w:jc w:val="center"/>
              <w:rPr>
                <w:rFonts w:asciiTheme="majorBidi" w:hAnsiTheme="majorBidi" w:cstheme="majorBidi"/>
                <w:sz w:val="24"/>
                <w:szCs w:val="24"/>
              </w:rPr>
            </w:pPr>
          </w:p>
        </w:tc>
      </w:tr>
      <w:tr w:rsidR="002A7663" w:rsidRPr="009E658D" w14:paraId="34C24B51" w14:textId="77777777" w:rsidTr="003F10F7">
        <w:tc>
          <w:tcPr>
            <w:tcW w:w="1458" w:type="dxa"/>
          </w:tcPr>
          <w:p w14:paraId="0EC1D857" w14:textId="77777777" w:rsidR="002A7663" w:rsidRPr="009E658D" w:rsidRDefault="002A7663" w:rsidP="002A7663">
            <w:pPr>
              <w:jc w:val="center"/>
              <w:rPr>
                <w:rFonts w:asciiTheme="majorBidi" w:hAnsiTheme="majorBidi" w:cstheme="majorBidi"/>
                <w:sz w:val="24"/>
                <w:szCs w:val="24"/>
              </w:rPr>
            </w:pPr>
            <w:r w:rsidRPr="009E658D">
              <w:rPr>
                <w:rFonts w:asciiTheme="majorBidi" w:hAnsiTheme="majorBidi" w:cstheme="majorBidi"/>
                <w:sz w:val="24"/>
                <w:szCs w:val="24"/>
              </w:rPr>
              <w:t>1</w:t>
            </w:r>
          </w:p>
        </w:tc>
        <w:tc>
          <w:tcPr>
            <w:tcW w:w="1560" w:type="dxa"/>
          </w:tcPr>
          <w:p w14:paraId="3D953395" w14:textId="16D727FB"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4</w:t>
            </w:r>
          </w:p>
        </w:tc>
        <w:tc>
          <w:tcPr>
            <w:tcW w:w="1500" w:type="dxa"/>
          </w:tcPr>
          <w:p w14:paraId="1FE8BAE4" w14:textId="56F5057E"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4</w:t>
            </w:r>
          </w:p>
        </w:tc>
        <w:tc>
          <w:tcPr>
            <w:tcW w:w="1451" w:type="dxa"/>
          </w:tcPr>
          <w:p w14:paraId="3E56758D" w14:textId="2398CE8C" w:rsidR="002A7663" w:rsidRPr="009E658D" w:rsidRDefault="002A7663" w:rsidP="002A7663">
            <w:pPr>
              <w:jc w:val="center"/>
              <w:rPr>
                <w:rFonts w:asciiTheme="majorBidi" w:hAnsiTheme="majorBidi" w:cstheme="majorBidi"/>
                <w:sz w:val="24"/>
                <w:szCs w:val="24"/>
              </w:rPr>
            </w:pPr>
            <w:r w:rsidRPr="00B05F44">
              <w:rPr>
                <w:rFonts w:asciiTheme="majorBidi" w:hAnsiTheme="majorBidi" w:cstheme="majorBidi"/>
                <w:sz w:val="24"/>
                <w:szCs w:val="24"/>
              </w:rPr>
              <w:t>3</w:t>
            </w:r>
          </w:p>
        </w:tc>
        <w:tc>
          <w:tcPr>
            <w:tcW w:w="1576" w:type="dxa"/>
          </w:tcPr>
          <w:p w14:paraId="15E868F5" w14:textId="0324999F"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12</w:t>
            </w:r>
          </w:p>
        </w:tc>
        <w:tc>
          <w:tcPr>
            <w:tcW w:w="1517" w:type="dxa"/>
          </w:tcPr>
          <w:p w14:paraId="100F4477" w14:textId="7CF0A211"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12</w:t>
            </w:r>
          </w:p>
        </w:tc>
      </w:tr>
      <w:tr w:rsidR="002A7663" w:rsidRPr="009E658D" w14:paraId="26580B77" w14:textId="77777777" w:rsidTr="003F10F7">
        <w:tc>
          <w:tcPr>
            <w:tcW w:w="1458" w:type="dxa"/>
          </w:tcPr>
          <w:p w14:paraId="1CD04436" w14:textId="77777777" w:rsidR="002A7663" w:rsidRPr="009E658D" w:rsidRDefault="002A7663" w:rsidP="002A7663">
            <w:pPr>
              <w:jc w:val="center"/>
              <w:rPr>
                <w:rFonts w:asciiTheme="majorBidi" w:hAnsiTheme="majorBidi" w:cstheme="majorBidi"/>
                <w:sz w:val="24"/>
                <w:szCs w:val="24"/>
              </w:rPr>
            </w:pPr>
            <w:r w:rsidRPr="009E658D">
              <w:rPr>
                <w:rFonts w:asciiTheme="majorBidi" w:hAnsiTheme="majorBidi" w:cstheme="majorBidi"/>
                <w:sz w:val="24"/>
                <w:szCs w:val="24"/>
              </w:rPr>
              <w:t>2</w:t>
            </w:r>
          </w:p>
        </w:tc>
        <w:tc>
          <w:tcPr>
            <w:tcW w:w="1560" w:type="dxa"/>
          </w:tcPr>
          <w:p w14:paraId="7CD580AA" w14:textId="566738A6"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7</w:t>
            </w:r>
          </w:p>
        </w:tc>
        <w:tc>
          <w:tcPr>
            <w:tcW w:w="1500" w:type="dxa"/>
          </w:tcPr>
          <w:p w14:paraId="25B5EAAD" w14:textId="5C6310F3"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3</w:t>
            </w:r>
          </w:p>
        </w:tc>
        <w:tc>
          <w:tcPr>
            <w:tcW w:w="1451" w:type="dxa"/>
          </w:tcPr>
          <w:p w14:paraId="4EF8BE7F" w14:textId="6E3C0641" w:rsidR="002A7663" w:rsidRPr="009E658D" w:rsidRDefault="002A7663" w:rsidP="002A7663">
            <w:pPr>
              <w:jc w:val="center"/>
              <w:rPr>
                <w:rFonts w:asciiTheme="majorBidi" w:hAnsiTheme="majorBidi" w:cstheme="majorBidi"/>
                <w:sz w:val="24"/>
                <w:szCs w:val="24"/>
              </w:rPr>
            </w:pPr>
            <w:r w:rsidRPr="00B05F44">
              <w:rPr>
                <w:rFonts w:asciiTheme="majorBidi" w:hAnsiTheme="majorBidi" w:cstheme="majorBidi"/>
                <w:sz w:val="24"/>
                <w:szCs w:val="24"/>
              </w:rPr>
              <w:t>3</w:t>
            </w:r>
          </w:p>
        </w:tc>
        <w:tc>
          <w:tcPr>
            <w:tcW w:w="1576" w:type="dxa"/>
          </w:tcPr>
          <w:p w14:paraId="37B0EB33" w14:textId="6819BAE8"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9</w:t>
            </w:r>
          </w:p>
        </w:tc>
        <w:tc>
          <w:tcPr>
            <w:tcW w:w="1517" w:type="dxa"/>
          </w:tcPr>
          <w:p w14:paraId="193BCDEF" w14:textId="6B61941B"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21</w:t>
            </w:r>
          </w:p>
        </w:tc>
      </w:tr>
      <w:tr w:rsidR="002A7663" w:rsidRPr="009E658D" w14:paraId="0C656231" w14:textId="77777777" w:rsidTr="003F10F7">
        <w:tc>
          <w:tcPr>
            <w:tcW w:w="1458" w:type="dxa"/>
          </w:tcPr>
          <w:p w14:paraId="1ABC8C34" w14:textId="77777777" w:rsidR="002A7663" w:rsidRPr="00197EB4" w:rsidRDefault="002A7663" w:rsidP="002A7663">
            <w:pPr>
              <w:jc w:val="center"/>
              <w:rPr>
                <w:rFonts w:asciiTheme="majorBidi" w:hAnsiTheme="majorBidi" w:cstheme="majorBidi"/>
                <w:sz w:val="24"/>
                <w:szCs w:val="24"/>
              </w:rPr>
            </w:pPr>
            <w:r w:rsidRPr="00197EB4">
              <w:rPr>
                <w:rFonts w:asciiTheme="majorBidi" w:hAnsiTheme="majorBidi" w:cstheme="majorBidi"/>
                <w:sz w:val="24"/>
                <w:szCs w:val="24"/>
              </w:rPr>
              <w:t>3</w:t>
            </w:r>
          </w:p>
        </w:tc>
        <w:tc>
          <w:tcPr>
            <w:tcW w:w="1560" w:type="dxa"/>
          </w:tcPr>
          <w:p w14:paraId="4E5B74AA" w14:textId="660218E3"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9</w:t>
            </w:r>
          </w:p>
        </w:tc>
        <w:tc>
          <w:tcPr>
            <w:tcW w:w="1500" w:type="dxa"/>
          </w:tcPr>
          <w:p w14:paraId="25978C6E" w14:textId="3DA897AF"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2</w:t>
            </w:r>
          </w:p>
        </w:tc>
        <w:tc>
          <w:tcPr>
            <w:tcW w:w="1451" w:type="dxa"/>
          </w:tcPr>
          <w:p w14:paraId="41F3164D" w14:textId="2570F7B3" w:rsidR="002A7663" w:rsidRPr="009E658D" w:rsidRDefault="002A7663" w:rsidP="002A7663">
            <w:pPr>
              <w:jc w:val="center"/>
              <w:rPr>
                <w:rFonts w:asciiTheme="majorBidi" w:hAnsiTheme="majorBidi" w:cstheme="majorBidi"/>
                <w:sz w:val="24"/>
                <w:szCs w:val="24"/>
              </w:rPr>
            </w:pPr>
            <w:r w:rsidRPr="00B05F44">
              <w:rPr>
                <w:rFonts w:asciiTheme="majorBidi" w:hAnsiTheme="majorBidi" w:cstheme="majorBidi"/>
                <w:sz w:val="24"/>
                <w:szCs w:val="24"/>
              </w:rPr>
              <w:t>3</w:t>
            </w:r>
          </w:p>
        </w:tc>
        <w:tc>
          <w:tcPr>
            <w:tcW w:w="1576" w:type="dxa"/>
          </w:tcPr>
          <w:p w14:paraId="25AB669C" w14:textId="4C4B2917"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6</w:t>
            </w:r>
          </w:p>
        </w:tc>
        <w:tc>
          <w:tcPr>
            <w:tcW w:w="1517" w:type="dxa"/>
          </w:tcPr>
          <w:p w14:paraId="3B8C31F5" w14:textId="6C19881F"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27</w:t>
            </w:r>
          </w:p>
        </w:tc>
      </w:tr>
      <w:tr w:rsidR="002A7663" w:rsidRPr="009E658D" w14:paraId="1A0CFF6E" w14:textId="77777777" w:rsidTr="003F10F7">
        <w:tc>
          <w:tcPr>
            <w:tcW w:w="1458" w:type="dxa"/>
          </w:tcPr>
          <w:p w14:paraId="2874B1A4" w14:textId="77777777" w:rsidR="002A7663" w:rsidRPr="00197EB4" w:rsidRDefault="002A7663" w:rsidP="002A7663">
            <w:pPr>
              <w:jc w:val="center"/>
              <w:rPr>
                <w:rFonts w:asciiTheme="majorBidi" w:hAnsiTheme="majorBidi" w:cstheme="majorBidi"/>
                <w:sz w:val="24"/>
                <w:szCs w:val="24"/>
              </w:rPr>
            </w:pPr>
            <w:r w:rsidRPr="00197EB4">
              <w:rPr>
                <w:rFonts w:asciiTheme="majorBidi" w:hAnsiTheme="majorBidi" w:cstheme="majorBidi"/>
                <w:sz w:val="24"/>
                <w:szCs w:val="24"/>
              </w:rPr>
              <w:t>4</w:t>
            </w:r>
          </w:p>
        </w:tc>
        <w:tc>
          <w:tcPr>
            <w:tcW w:w="1560" w:type="dxa"/>
          </w:tcPr>
          <w:p w14:paraId="1FCFB121" w14:textId="7C6CF4A0"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10</w:t>
            </w:r>
          </w:p>
        </w:tc>
        <w:tc>
          <w:tcPr>
            <w:tcW w:w="1500" w:type="dxa"/>
          </w:tcPr>
          <w:p w14:paraId="7DCAFC93" w14:textId="3BD07593"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w:t>
            </w:r>
          </w:p>
        </w:tc>
        <w:tc>
          <w:tcPr>
            <w:tcW w:w="1451" w:type="dxa"/>
          </w:tcPr>
          <w:p w14:paraId="6F489F71" w14:textId="6CA61570" w:rsidR="002A7663" w:rsidRPr="009E658D" w:rsidRDefault="002A7663" w:rsidP="002A7663">
            <w:pPr>
              <w:jc w:val="center"/>
              <w:rPr>
                <w:rFonts w:asciiTheme="majorBidi" w:hAnsiTheme="majorBidi" w:cstheme="majorBidi"/>
                <w:sz w:val="24"/>
                <w:szCs w:val="24"/>
              </w:rPr>
            </w:pPr>
            <w:r w:rsidRPr="00B05F44">
              <w:rPr>
                <w:rFonts w:asciiTheme="majorBidi" w:hAnsiTheme="majorBidi" w:cstheme="majorBidi"/>
                <w:sz w:val="24"/>
                <w:szCs w:val="24"/>
              </w:rPr>
              <w:t>3</w:t>
            </w:r>
          </w:p>
        </w:tc>
        <w:tc>
          <w:tcPr>
            <w:tcW w:w="1576" w:type="dxa"/>
          </w:tcPr>
          <w:p w14:paraId="50199E9F" w14:textId="49B972C7"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3</w:t>
            </w:r>
          </w:p>
        </w:tc>
        <w:tc>
          <w:tcPr>
            <w:tcW w:w="1517" w:type="dxa"/>
          </w:tcPr>
          <w:p w14:paraId="01E71B3F" w14:textId="2A3C88C5"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30</w:t>
            </w:r>
          </w:p>
        </w:tc>
      </w:tr>
      <w:tr w:rsidR="002A7663" w:rsidRPr="009E658D" w14:paraId="1DB8AB74" w14:textId="77777777" w:rsidTr="003F10F7">
        <w:tc>
          <w:tcPr>
            <w:tcW w:w="1458" w:type="dxa"/>
          </w:tcPr>
          <w:p w14:paraId="7FAFD3A2" w14:textId="77777777" w:rsidR="002A7663" w:rsidRPr="00197EB4" w:rsidRDefault="002A7663" w:rsidP="002A7663">
            <w:pPr>
              <w:jc w:val="center"/>
              <w:rPr>
                <w:rFonts w:asciiTheme="majorBidi" w:hAnsiTheme="majorBidi" w:cstheme="majorBidi"/>
                <w:sz w:val="24"/>
                <w:szCs w:val="24"/>
              </w:rPr>
            </w:pPr>
            <w:r w:rsidRPr="00197EB4">
              <w:rPr>
                <w:rFonts w:asciiTheme="majorBidi" w:hAnsiTheme="majorBidi" w:cstheme="majorBidi"/>
                <w:sz w:val="24"/>
                <w:szCs w:val="24"/>
              </w:rPr>
              <w:t>5</w:t>
            </w:r>
          </w:p>
        </w:tc>
        <w:tc>
          <w:tcPr>
            <w:tcW w:w="1560" w:type="dxa"/>
          </w:tcPr>
          <w:p w14:paraId="1756F94C" w14:textId="1FAD6CC9"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10</w:t>
            </w:r>
          </w:p>
        </w:tc>
        <w:tc>
          <w:tcPr>
            <w:tcW w:w="1500" w:type="dxa"/>
          </w:tcPr>
          <w:p w14:paraId="7EA68D6E" w14:textId="11BE1E2B"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0</w:t>
            </w:r>
          </w:p>
        </w:tc>
        <w:tc>
          <w:tcPr>
            <w:tcW w:w="1451" w:type="dxa"/>
          </w:tcPr>
          <w:p w14:paraId="568CB756" w14:textId="7376512A" w:rsidR="002A7663" w:rsidRPr="009E658D" w:rsidRDefault="002A7663" w:rsidP="002A7663">
            <w:pPr>
              <w:jc w:val="center"/>
              <w:rPr>
                <w:rFonts w:asciiTheme="majorBidi" w:hAnsiTheme="majorBidi" w:cstheme="majorBidi"/>
                <w:sz w:val="24"/>
                <w:szCs w:val="24"/>
              </w:rPr>
            </w:pPr>
            <w:r w:rsidRPr="00B05F44">
              <w:rPr>
                <w:rFonts w:asciiTheme="majorBidi" w:hAnsiTheme="majorBidi" w:cstheme="majorBidi"/>
                <w:sz w:val="24"/>
                <w:szCs w:val="24"/>
              </w:rPr>
              <w:t>3</w:t>
            </w:r>
          </w:p>
        </w:tc>
        <w:tc>
          <w:tcPr>
            <w:tcW w:w="1576" w:type="dxa"/>
          </w:tcPr>
          <w:p w14:paraId="6F623A2D" w14:textId="76A37C18"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0</w:t>
            </w:r>
          </w:p>
        </w:tc>
        <w:tc>
          <w:tcPr>
            <w:tcW w:w="1517" w:type="dxa"/>
          </w:tcPr>
          <w:p w14:paraId="265ECBAE" w14:textId="36923F42"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30</w:t>
            </w:r>
          </w:p>
        </w:tc>
      </w:tr>
    </w:tbl>
    <w:p w14:paraId="5096416E" w14:textId="77777777" w:rsidR="00197EB4" w:rsidRPr="009E658D" w:rsidRDefault="00197EB4" w:rsidP="00197EB4">
      <w:pPr>
        <w:spacing w:line="240" w:lineRule="auto"/>
        <w:jc w:val="both"/>
        <w:rPr>
          <w:rFonts w:asciiTheme="majorBidi" w:hAnsiTheme="majorBidi" w:cstheme="majorBidi"/>
          <w:b/>
          <w:sz w:val="24"/>
          <w:szCs w:val="24"/>
        </w:rPr>
      </w:pPr>
    </w:p>
    <w:p w14:paraId="2F58ECF5" w14:textId="745C7AEC" w:rsidR="00197EB4" w:rsidRDefault="00CD013B" w:rsidP="00197EB4">
      <w:pPr>
        <w:pStyle w:val="ListParagraph"/>
        <w:numPr>
          <w:ilvl w:val="0"/>
          <w:numId w:val="14"/>
        </w:numPr>
        <w:spacing w:line="240" w:lineRule="auto"/>
        <w:jc w:val="both"/>
        <w:rPr>
          <w:rFonts w:asciiTheme="majorBidi" w:hAnsiTheme="majorBidi" w:cstheme="majorBidi"/>
          <w:bCs/>
          <w:sz w:val="24"/>
          <w:szCs w:val="24"/>
          <w:lang w:val="en-US"/>
        </w:rPr>
      </w:pPr>
      <w:r>
        <w:rPr>
          <w:rFonts w:asciiTheme="majorBidi" w:hAnsiTheme="majorBidi" w:cstheme="majorBidi"/>
          <w:bCs/>
          <w:sz w:val="24"/>
          <w:szCs w:val="24"/>
        </w:rPr>
        <w:t>T</w:t>
      </w:r>
      <w:r w:rsidR="00197183">
        <w:rPr>
          <w:rFonts w:asciiTheme="majorBidi" w:hAnsiTheme="majorBidi" w:cstheme="majorBidi"/>
          <w:bCs/>
          <w:sz w:val="24"/>
          <w:szCs w:val="24"/>
          <w:lang w:val="en-US"/>
        </w:rPr>
        <w:t xml:space="preserve">he optimal combination is to have </w:t>
      </w:r>
      <w:r w:rsidR="00E4566F">
        <w:rPr>
          <w:rFonts w:asciiTheme="majorBidi" w:hAnsiTheme="majorBidi" w:cstheme="majorBidi"/>
          <w:bCs/>
          <w:sz w:val="24"/>
          <w:szCs w:val="24"/>
          <w:lang w:val="en-US"/>
        </w:rPr>
        <w:t>4</w:t>
      </w:r>
      <w:r w:rsidR="00197183">
        <w:rPr>
          <w:rFonts w:asciiTheme="majorBidi" w:hAnsiTheme="majorBidi" w:cstheme="majorBidi"/>
          <w:bCs/>
          <w:sz w:val="24"/>
          <w:szCs w:val="24"/>
          <w:lang w:val="en-US"/>
        </w:rPr>
        <w:t xml:space="preserve"> workers on field A and </w:t>
      </w:r>
      <w:r w:rsidR="00E4566F">
        <w:rPr>
          <w:rFonts w:asciiTheme="majorBidi" w:hAnsiTheme="majorBidi" w:cstheme="majorBidi"/>
          <w:bCs/>
          <w:sz w:val="24"/>
          <w:szCs w:val="24"/>
          <w:lang w:val="en-US"/>
        </w:rPr>
        <w:t>3</w:t>
      </w:r>
      <w:r w:rsidR="00197183">
        <w:rPr>
          <w:rFonts w:asciiTheme="majorBidi" w:hAnsiTheme="majorBidi" w:cstheme="majorBidi"/>
          <w:bCs/>
          <w:sz w:val="24"/>
          <w:szCs w:val="24"/>
          <w:lang w:val="en-US"/>
        </w:rPr>
        <w:t xml:space="preserve"> workers on field B.</w:t>
      </w:r>
    </w:p>
    <w:p w14:paraId="0C229BB1" w14:textId="7AF20562" w:rsidR="00CD013B" w:rsidRPr="00965160" w:rsidRDefault="00CD013B" w:rsidP="00197EB4">
      <w:pPr>
        <w:pStyle w:val="ListParagraph"/>
        <w:numPr>
          <w:ilvl w:val="0"/>
          <w:numId w:val="14"/>
        </w:numPr>
        <w:spacing w:line="240" w:lineRule="auto"/>
        <w:jc w:val="both"/>
        <w:rPr>
          <w:rFonts w:asciiTheme="majorBidi" w:hAnsiTheme="majorBidi" w:cstheme="majorBidi"/>
          <w:bCs/>
          <w:sz w:val="24"/>
          <w:szCs w:val="24"/>
          <w:lang w:val="en-US"/>
        </w:rPr>
      </w:pPr>
      <w:r>
        <w:rPr>
          <w:rFonts w:asciiTheme="majorBidi" w:hAnsiTheme="majorBidi" w:cstheme="majorBidi"/>
          <w:bCs/>
          <w:sz w:val="24"/>
          <w:szCs w:val="24"/>
        </w:rPr>
        <w:t>The wage is the value of the marginal product of the last worker, which is 4.</w:t>
      </w:r>
    </w:p>
    <w:p w14:paraId="646A873D" w14:textId="2C61CF5D" w:rsidR="0064030B" w:rsidRDefault="0064030B" w:rsidP="0064030B">
      <w:pPr>
        <w:tabs>
          <w:tab w:val="left" w:pos="1410"/>
        </w:tabs>
        <w:rPr>
          <w:rFonts w:cstheme="minorHAnsi"/>
          <w:sz w:val="24"/>
          <w:szCs w:val="24"/>
        </w:rPr>
      </w:pPr>
    </w:p>
    <w:p w14:paraId="6B408FB8" w14:textId="52D0FB70" w:rsidR="00264832" w:rsidRPr="005904BD" w:rsidRDefault="00264832" w:rsidP="00264832">
      <w:pPr>
        <w:pStyle w:val="Heading1"/>
        <w:rPr>
          <w:bCs/>
          <w:sz w:val="24"/>
          <w:szCs w:val="24"/>
        </w:rPr>
      </w:pPr>
      <w:r w:rsidRPr="005904BD">
        <w:rPr>
          <w:bCs/>
          <w:sz w:val="24"/>
          <w:szCs w:val="24"/>
        </w:rPr>
        <w:t xml:space="preserve">Question </w:t>
      </w:r>
      <w:r>
        <w:rPr>
          <w:bCs/>
          <w:sz w:val="24"/>
          <w:szCs w:val="24"/>
        </w:rPr>
        <w:t>6</w:t>
      </w:r>
      <w:r w:rsidRPr="005904BD">
        <w:rPr>
          <w:bCs/>
          <w:sz w:val="24"/>
          <w:szCs w:val="24"/>
        </w:rPr>
        <w:t xml:space="preserve"> (</w:t>
      </w:r>
      <w:r>
        <w:rPr>
          <w:bCs/>
          <w:sz w:val="24"/>
          <w:szCs w:val="24"/>
        </w:rPr>
        <w:t>5</w:t>
      </w:r>
      <w:r w:rsidRPr="005904BD">
        <w:rPr>
          <w:bCs/>
          <w:sz w:val="24"/>
          <w:szCs w:val="24"/>
        </w:rPr>
        <w:t xml:space="preserve"> points)</w:t>
      </w:r>
    </w:p>
    <w:p w14:paraId="70324FC1" w14:textId="5EA44F88" w:rsidR="00264832" w:rsidRPr="001F5A6A" w:rsidRDefault="00264832" w:rsidP="00264832">
      <w:pPr>
        <w:spacing w:line="240" w:lineRule="auto"/>
        <w:jc w:val="both"/>
        <w:rPr>
          <w:sz w:val="24"/>
          <w:szCs w:val="24"/>
        </w:rPr>
      </w:pPr>
      <w:r w:rsidRPr="001F5A6A">
        <w:rPr>
          <w:sz w:val="24"/>
          <w:szCs w:val="24"/>
        </w:rPr>
        <w:t>You are expected to receive</w:t>
      </w:r>
      <w:r>
        <w:rPr>
          <w:sz w:val="24"/>
          <w:szCs w:val="24"/>
        </w:rPr>
        <w:t xml:space="preserve"> a one-time sum of</w:t>
      </w:r>
      <w:r w:rsidRPr="001F5A6A">
        <w:rPr>
          <w:sz w:val="24"/>
          <w:szCs w:val="24"/>
        </w:rPr>
        <w:t xml:space="preserve"> </w:t>
      </w:r>
      <w:r>
        <w:rPr>
          <w:sz w:val="24"/>
          <w:szCs w:val="24"/>
        </w:rPr>
        <w:t>100</w:t>
      </w:r>
      <w:r w:rsidRPr="001F5A6A">
        <w:rPr>
          <w:sz w:val="24"/>
          <w:szCs w:val="24"/>
        </w:rPr>
        <w:t xml:space="preserve"> NOK </w:t>
      </w:r>
      <w:r>
        <w:rPr>
          <w:sz w:val="24"/>
          <w:szCs w:val="24"/>
        </w:rPr>
        <w:t>at the end of a five-year investment plan</w:t>
      </w:r>
      <w:r w:rsidRPr="001F5A6A">
        <w:rPr>
          <w:sz w:val="24"/>
          <w:szCs w:val="24"/>
        </w:rPr>
        <w:t xml:space="preserve">. What is the Present Value </w:t>
      </w:r>
      <w:r>
        <w:rPr>
          <w:sz w:val="24"/>
          <w:szCs w:val="24"/>
        </w:rPr>
        <w:t xml:space="preserve">(PV) </w:t>
      </w:r>
      <w:r w:rsidRPr="001F5A6A">
        <w:rPr>
          <w:sz w:val="24"/>
          <w:szCs w:val="24"/>
        </w:rPr>
        <w:t xml:space="preserve">of this </w:t>
      </w:r>
      <w:r>
        <w:rPr>
          <w:sz w:val="24"/>
          <w:szCs w:val="24"/>
        </w:rPr>
        <w:t xml:space="preserve">plan </w:t>
      </w:r>
      <w:r w:rsidRPr="001F5A6A">
        <w:rPr>
          <w:sz w:val="24"/>
          <w:szCs w:val="24"/>
        </w:rPr>
        <w:t xml:space="preserve">if the annual interest rate is </w:t>
      </w:r>
      <w:r>
        <w:rPr>
          <w:sz w:val="24"/>
          <w:szCs w:val="24"/>
        </w:rPr>
        <w:t>3</w:t>
      </w:r>
      <w:r w:rsidRPr="001F5A6A">
        <w:rPr>
          <w:sz w:val="24"/>
          <w:szCs w:val="24"/>
        </w:rPr>
        <w:t>%</w:t>
      </w:r>
      <w:r w:rsidR="006D10AC">
        <w:rPr>
          <w:sz w:val="24"/>
          <w:szCs w:val="24"/>
        </w:rPr>
        <w:t xml:space="preserve"> in the first two years and 5% per year after that</w:t>
      </w:r>
      <w:r w:rsidRPr="001F5A6A">
        <w:rPr>
          <w:sz w:val="24"/>
          <w:szCs w:val="24"/>
        </w:rPr>
        <w:t>?</w:t>
      </w:r>
    </w:p>
    <w:p w14:paraId="6E4D42F7" w14:textId="77777777" w:rsidR="00264832" w:rsidRDefault="00264832" w:rsidP="00264832">
      <w:pPr>
        <w:pStyle w:val="Heading1"/>
        <w:rPr>
          <w:bCs/>
          <w:sz w:val="24"/>
          <w:szCs w:val="24"/>
        </w:rPr>
      </w:pPr>
      <w:r w:rsidRPr="005831AF">
        <w:rPr>
          <w:bCs/>
          <w:sz w:val="24"/>
          <w:szCs w:val="24"/>
        </w:rPr>
        <w:t>Answer</w:t>
      </w:r>
    </w:p>
    <w:p w14:paraId="3F5CEEC3" w14:textId="42E03FCD" w:rsidR="00264832" w:rsidRDefault="00264832" w:rsidP="0064030B">
      <w:pPr>
        <w:tabs>
          <w:tab w:val="left" w:pos="1410"/>
        </w:tabs>
        <w:rPr>
          <w:rFonts w:eastAsiaTheme="minorEastAsia" w:cstheme="minorHAnsi"/>
          <w:sz w:val="24"/>
          <w:szCs w:val="24"/>
        </w:rPr>
      </w:pPr>
      <w:r>
        <w:rPr>
          <w:rFonts w:cstheme="minorHAnsi"/>
          <w:sz w:val="24"/>
          <w:szCs w:val="24"/>
        </w:rPr>
        <w:t xml:space="preserve"> </w:t>
      </w:r>
      <m:oMath>
        <m:r>
          <w:rPr>
            <w:rFonts w:ascii="Cambria Math" w:hAnsi="Cambria Math" w:cstheme="minorHAnsi"/>
            <w:sz w:val="24"/>
            <w:szCs w:val="24"/>
          </w:rPr>
          <m:t>PV=</m:t>
        </m:r>
        <m:f>
          <m:fPr>
            <m:ctrlPr>
              <w:rPr>
                <w:rFonts w:ascii="Cambria Math" w:hAnsi="Cambria Math" w:cstheme="minorHAnsi"/>
                <w:i/>
                <w:sz w:val="24"/>
                <w:szCs w:val="24"/>
              </w:rPr>
            </m:ctrlPr>
          </m:fPr>
          <m:num>
            <m:r>
              <w:rPr>
                <w:rFonts w:ascii="Cambria Math" w:hAnsi="Cambria Math" w:cstheme="minorHAnsi"/>
                <w:sz w:val="24"/>
                <w:szCs w:val="24"/>
              </w:rPr>
              <m:t>100</m:t>
            </m:r>
          </m:num>
          <m:den>
            <m:sSup>
              <m:sSupPr>
                <m:ctrlPr>
                  <w:rPr>
                    <w:rFonts w:ascii="Cambria Math" w:hAnsi="Cambria Math" w:cstheme="minorHAnsi"/>
                    <w:i/>
                    <w:sz w:val="24"/>
                    <w:szCs w:val="24"/>
                  </w:rPr>
                </m:ctrlPr>
              </m:sSupPr>
              <m:e>
                <m:d>
                  <m:dPr>
                    <m:ctrlPr>
                      <w:rPr>
                        <w:rFonts w:ascii="Cambria Math" w:hAnsi="Cambria Math" w:cstheme="minorHAnsi"/>
                        <w:i/>
                        <w:sz w:val="24"/>
                        <w:szCs w:val="24"/>
                      </w:rPr>
                    </m:ctrlPr>
                  </m:dPr>
                  <m:e>
                    <m:r>
                      <w:rPr>
                        <w:rFonts w:ascii="Cambria Math" w:hAnsi="Cambria Math" w:cstheme="minorHAnsi"/>
                        <w:sz w:val="24"/>
                        <w:szCs w:val="24"/>
                      </w:rPr>
                      <m:t>1+0.03</m:t>
                    </m:r>
                  </m:e>
                </m:d>
              </m:e>
              <m:sup>
                <m:r>
                  <w:rPr>
                    <w:rFonts w:ascii="Cambria Math" w:hAnsi="Cambria Math" w:cstheme="minorHAnsi"/>
                    <w:sz w:val="24"/>
                    <w:szCs w:val="24"/>
                  </w:rPr>
                  <m:t>2</m:t>
                </m:r>
              </m:sup>
            </m:sSup>
            <m:r>
              <w:rPr>
                <w:rFonts w:ascii="Cambria Math" w:hAnsi="Cambria Math" w:cstheme="minorHAnsi"/>
                <w:sz w:val="24"/>
                <w:szCs w:val="24"/>
              </w:rPr>
              <m:t>*</m:t>
            </m:r>
            <m:sSup>
              <m:sSupPr>
                <m:ctrlPr>
                  <w:rPr>
                    <w:rFonts w:ascii="Cambria Math" w:hAnsi="Cambria Math" w:cstheme="minorHAnsi"/>
                    <w:i/>
                    <w:sz w:val="24"/>
                    <w:szCs w:val="24"/>
                  </w:rPr>
                </m:ctrlPr>
              </m:sSupPr>
              <m:e>
                <m:d>
                  <m:dPr>
                    <m:ctrlPr>
                      <w:rPr>
                        <w:rFonts w:ascii="Cambria Math" w:hAnsi="Cambria Math" w:cstheme="minorHAnsi"/>
                        <w:i/>
                        <w:sz w:val="24"/>
                        <w:szCs w:val="24"/>
                      </w:rPr>
                    </m:ctrlPr>
                  </m:dPr>
                  <m:e>
                    <m:r>
                      <w:rPr>
                        <w:rFonts w:ascii="Cambria Math" w:hAnsi="Cambria Math" w:cstheme="minorHAnsi"/>
                        <w:sz w:val="24"/>
                        <w:szCs w:val="24"/>
                      </w:rPr>
                      <m:t>1+0.05</m:t>
                    </m:r>
                  </m:e>
                </m:d>
              </m:e>
              <m:sup>
                <m:r>
                  <w:rPr>
                    <w:rFonts w:ascii="Cambria Math" w:hAnsi="Cambria Math" w:cstheme="minorHAnsi"/>
                    <w:sz w:val="24"/>
                    <w:szCs w:val="24"/>
                  </w:rPr>
                  <m:t>3</m:t>
                </m:r>
              </m:sup>
            </m:sSup>
          </m:den>
        </m:f>
        <m:r>
          <w:rPr>
            <w:rFonts w:ascii="Cambria Math" w:hAnsi="Cambria Math" w:cstheme="minorHAnsi"/>
            <w:sz w:val="24"/>
            <w:szCs w:val="24"/>
          </w:rPr>
          <m:t>=81.42</m:t>
        </m:r>
      </m:oMath>
    </w:p>
    <w:p w14:paraId="67A8A43B" w14:textId="7C74824F" w:rsidR="003F10F7" w:rsidRDefault="003F10F7" w:rsidP="0064030B">
      <w:pPr>
        <w:tabs>
          <w:tab w:val="left" w:pos="1410"/>
        </w:tabs>
        <w:rPr>
          <w:rFonts w:eastAsiaTheme="minorEastAsia" w:cstheme="minorHAnsi"/>
          <w:sz w:val="24"/>
          <w:szCs w:val="24"/>
        </w:rPr>
      </w:pPr>
    </w:p>
    <w:p w14:paraId="3EBDC7DD" w14:textId="26D704E9" w:rsidR="006D10AC" w:rsidRPr="005904BD" w:rsidRDefault="006D10AC" w:rsidP="006D10AC">
      <w:pPr>
        <w:pStyle w:val="Heading1"/>
        <w:rPr>
          <w:bCs/>
          <w:sz w:val="24"/>
          <w:szCs w:val="24"/>
        </w:rPr>
      </w:pPr>
      <w:r w:rsidRPr="005904BD">
        <w:rPr>
          <w:bCs/>
          <w:sz w:val="24"/>
          <w:szCs w:val="24"/>
        </w:rPr>
        <w:lastRenderedPageBreak/>
        <w:t xml:space="preserve">Question </w:t>
      </w:r>
      <w:r>
        <w:rPr>
          <w:bCs/>
          <w:sz w:val="24"/>
          <w:szCs w:val="24"/>
        </w:rPr>
        <w:t>7</w:t>
      </w:r>
      <w:r w:rsidRPr="005904BD">
        <w:rPr>
          <w:bCs/>
          <w:sz w:val="24"/>
          <w:szCs w:val="24"/>
        </w:rPr>
        <w:t xml:space="preserve"> (</w:t>
      </w:r>
      <w:r>
        <w:rPr>
          <w:bCs/>
          <w:sz w:val="24"/>
          <w:szCs w:val="24"/>
        </w:rPr>
        <w:t>5</w:t>
      </w:r>
      <w:r w:rsidRPr="005904BD">
        <w:rPr>
          <w:bCs/>
          <w:sz w:val="24"/>
          <w:szCs w:val="24"/>
        </w:rPr>
        <w:t xml:space="preserve"> points)</w:t>
      </w:r>
    </w:p>
    <w:p w14:paraId="3386F42F" w14:textId="395E38DD" w:rsidR="006D10AC" w:rsidRDefault="006D10AC" w:rsidP="003F10F7">
      <w:pPr>
        <w:pStyle w:val="Heading1"/>
        <w:rPr>
          <w:rFonts w:asciiTheme="minorHAnsi" w:eastAsiaTheme="minorEastAsia" w:hAnsiTheme="minorHAnsi" w:cstheme="minorHAnsi"/>
          <w:color w:val="auto"/>
          <w:sz w:val="24"/>
          <w:szCs w:val="24"/>
        </w:rPr>
      </w:pPr>
      <w:r w:rsidRPr="006D10AC">
        <w:rPr>
          <w:rFonts w:asciiTheme="minorHAnsi" w:eastAsiaTheme="minorEastAsia" w:hAnsiTheme="minorHAnsi" w:cstheme="minorHAnsi"/>
          <w:color w:val="auto"/>
          <w:sz w:val="24"/>
          <w:szCs w:val="24"/>
        </w:rPr>
        <w:t xml:space="preserve">You are expected to invest a one-time sum of 1000 NOK at the end of the </w:t>
      </w:r>
      <w:r>
        <w:rPr>
          <w:rFonts w:asciiTheme="minorHAnsi" w:eastAsiaTheme="minorEastAsia" w:hAnsiTheme="minorHAnsi" w:cstheme="minorHAnsi"/>
          <w:color w:val="auto"/>
          <w:sz w:val="24"/>
          <w:szCs w:val="24"/>
        </w:rPr>
        <w:t>sixth</w:t>
      </w:r>
      <w:r w:rsidRPr="006D10AC">
        <w:rPr>
          <w:rFonts w:asciiTheme="minorHAnsi" w:eastAsiaTheme="minorEastAsia" w:hAnsiTheme="minorHAnsi" w:cstheme="minorHAnsi"/>
          <w:color w:val="auto"/>
          <w:sz w:val="24"/>
          <w:szCs w:val="24"/>
        </w:rPr>
        <w:t xml:space="preserve"> year from now and receive it at the end of the </w:t>
      </w:r>
      <w:r>
        <w:rPr>
          <w:rFonts w:asciiTheme="minorHAnsi" w:eastAsiaTheme="minorEastAsia" w:hAnsiTheme="minorHAnsi" w:cstheme="minorHAnsi"/>
          <w:color w:val="auto"/>
          <w:sz w:val="24"/>
          <w:szCs w:val="24"/>
        </w:rPr>
        <w:t>eighth</w:t>
      </w:r>
      <w:r w:rsidRPr="006D10AC">
        <w:rPr>
          <w:rFonts w:asciiTheme="minorHAnsi" w:eastAsiaTheme="minorEastAsia" w:hAnsiTheme="minorHAnsi" w:cstheme="minorHAnsi"/>
          <w:color w:val="auto"/>
          <w:sz w:val="24"/>
          <w:szCs w:val="24"/>
        </w:rPr>
        <w:t xml:space="preserve"> year from now. What is the Future Value of this sum at the end of the </w:t>
      </w:r>
      <w:r>
        <w:rPr>
          <w:rFonts w:asciiTheme="minorHAnsi" w:eastAsiaTheme="minorEastAsia" w:hAnsiTheme="minorHAnsi" w:cstheme="minorHAnsi"/>
          <w:color w:val="auto"/>
          <w:sz w:val="24"/>
          <w:szCs w:val="24"/>
        </w:rPr>
        <w:t>eighth</w:t>
      </w:r>
      <w:r w:rsidRPr="006D10AC">
        <w:rPr>
          <w:rFonts w:asciiTheme="minorHAnsi" w:eastAsiaTheme="minorEastAsia" w:hAnsiTheme="minorHAnsi" w:cstheme="minorHAnsi"/>
          <w:color w:val="auto"/>
          <w:sz w:val="24"/>
          <w:szCs w:val="24"/>
        </w:rPr>
        <w:t xml:space="preserve"> year from now if the annual interest rate is </w:t>
      </w:r>
      <w:r>
        <w:rPr>
          <w:rFonts w:asciiTheme="minorHAnsi" w:eastAsiaTheme="minorEastAsia" w:hAnsiTheme="minorHAnsi" w:cstheme="minorHAnsi"/>
          <w:color w:val="auto"/>
          <w:sz w:val="24"/>
          <w:szCs w:val="24"/>
        </w:rPr>
        <w:t>3</w:t>
      </w:r>
      <w:r w:rsidRPr="006D10AC">
        <w:rPr>
          <w:rFonts w:asciiTheme="minorHAnsi" w:eastAsiaTheme="minorEastAsia" w:hAnsiTheme="minorHAnsi" w:cstheme="minorHAnsi"/>
          <w:color w:val="auto"/>
          <w:sz w:val="24"/>
          <w:szCs w:val="24"/>
        </w:rPr>
        <w:t xml:space="preserve">% in the first two years, </w:t>
      </w:r>
      <w:r>
        <w:rPr>
          <w:rFonts w:asciiTheme="minorHAnsi" w:eastAsiaTheme="minorEastAsia" w:hAnsiTheme="minorHAnsi" w:cstheme="minorHAnsi"/>
          <w:color w:val="auto"/>
          <w:sz w:val="24"/>
          <w:szCs w:val="24"/>
        </w:rPr>
        <w:t>4</w:t>
      </w:r>
      <w:r w:rsidRPr="006D10AC">
        <w:rPr>
          <w:rFonts w:asciiTheme="minorHAnsi" w:eastAsiaTheme="minorEastAsia" w:hAnsiTheme="minorHAnsi" w:cstheme="minorHAnsi"/>
          <w:color w:val="auto"/>
          <w:sz w:val="24"/>
          <w:szCs w:val="24"/>
        </w:rPr>
        <w:t xml:space="preserve">% in the third year, 7% in the fourth year and </w:t>
      </w:r>
      <w:r w:rsidR="00791B2A">
        <w:rPr>
          <w:rFonts w:asciiTheme="minorHAnsi" w:eastAsiaTheme="minorEastAsia" w:hAnsiTheme="minorHAnsi" w:cstheme="minorHAnsi"/>
          <w:color w:val="auto"/>
          <w:sz w:val="24"/>
          <w:szCs w:val="24"/>
        </w:rPr>
        <w:t>10</w:t>
      </w:r>
      <w:r w:rsidRPr="006D10AC">
        <w:rPr>
          <w:rFonts w:asciiTheme="minorHAnsi" w:eastAsiaTheme="minorEastAsia" w:hAnsiTheme="minorHAnsi" w:cstheme="minorHAnsi"/>
          <w:color w:val="auto"/>
          <w:sz w:val="24"/>
          <w:szCs w:val="24"/>
        </w:rPr>
        <w:t>%</w:t>
      </w:r>
      <w:r w:rsidR="00791B2A">
        <w:rPr>
          <w:rFonts w:asciiTheme="minorHAnsi" w:eastAsiaTheme="minorEastAsia" w:hAnsiTheme="minorHAnsi" w:cstheme="minorHAnsi"/>
          <w:color w:val="auto"/>
          <w:sz w:val="24"/>
          <w:szCs w:val="24"/>
        </w:rPr>
        <w:t xml:space="preserve"> per year after that</w:t>
      </w:r>
      <w:r w:rsidRPr="006D10AC">
        <w:rPr>
          <w:rFonts w:asciiTheme="minorHAnsi" w:eastAsiaTheme="minorEastAsia" w:hAnsiTheme="minorHAnsi" w:cstheme="minorHAnsi"/>
          <w:color w:val="auto"/>
          <w:sz w:val="24"/>
          <w:szCs w:val="24"/>
        </w:rPr>
        <w:t>?</w:t>
      </w:r>
    </w:p>
    <w:p w14:paraId="6309C375" w14:textId="089C55F8" w:rsidR="00791B2A" w:rsidRDefault="00791B2A" w:rsidP="00791B2A"/>
    <w:p w14:paraId="7C8D8D33" w14:textId="77777777" w:rsidR="00791B2A" w:rsidRDefault="00791B2A" w:rsidP="00791B2A">
      <w:pPr>
        <w:pStyle w:val="Heading1"/>
        <w:rPr>
          <w:bCs/>
          <w:sz w:val="24"/>
          <w:szCs w:val="24"/>
        </w:rPr>
      </w:pPr>
      <w:r w:rsidRPr="005831AF">
        <w:rPr>
          <w:bCs/>
          <w:sz w:val="24"/>
          <w:szCs w:val="24"/>
        </w:rPr>
        <w:t>Answer</w:t>
      </w:r>
    </w:p>
    <w:p w14:paraId="5D6EC7D9" w14:textId="0D94A768" w:rsidR="00791B2A" w:rsidRDefault="00791B2A" w:rsidP="00791B2A">
      <w:pPr>
        <w:tabs>
          <w:tab w:val="left" w:pos="1410"/>
        </w:tabs>
        <w:rPr>
          <w:rFonts w:eastAsiaTheme="minorEastAsia" w:cstheme="minorHAnsi"/>
          <w:sz w:val="24"/>
          <w:szCs w:val="24"/>
        </w:rPr>
      </w:pPr>
      <w:r>
        <w:rPr>
          <w:rFonts w:cstheme="minorHAnsi"/>
          <w:sz w:val="24"/>
          <w:szCs w:val="24"/>
        </w:rPr>
        <w:t xml:space="preserve"> </w:t>
      </w:r>
      <m:oMath>
        <m:r>
          <w:rPr>
            <w:rFonts w:ascii="Cambria Math" w:hAnsi="Cambria Math" w:cstheme="minorHAnsi"/>
            <w:sz w:val="24"/>
            <w:szCs w:val="24"/>
          </w:rPr>
          <m:t>FV=1000*</m:t>
        </m:r>
        <m:sSup>
          <m:sSupPr>
            <m:ctrlPr>
              <w:rPr>
                <w:rFonts w:ascii="Cambria Math" w:hAnsi="Cambria Math" w:cstheme="minorHAnsi"/>
                <w:i/>
                <w:sz w:val="24"/>
                <w:szCs w:val="24"/>
              </w:rPr>
            </m:ctrlPr>
          </m:sSupPr>
          <m:e>
            <m:d>
              <m:dPr>
                <m:ctrlPr>
                  <w:rPr>
                    <w:rFonts w:ascii="Cambria Math" w:hAnsi="Cambria Math" w:cstheme="minorHAnsi"/>
                    <w:i/>
                    <w:sz w:val="24"/>
                    <w:szCs w:val="24"/>
                  </w:rPr>
                </m:ctrlPr>
              </m:dPr>
              <m:e>
                <m:r>
                  <w:rPr>
                    <w:rFonts w:ascii="Cambria Math" w:hAnsi="Cambria Math" w:cstheme="minorHAnsi"/>
                    <w:sz w:val="24"/>
                    <w:szCs w:val="24"/>
                  </w:rPr>
                  <m:t>1+0.1</m:t>
                </m:r>
              </m:e>
            </m:d>
          </m:e>
          <m:sup>
            <m:r>
              <w:rPr>
                <w:rFonts w:ascii="Cambria Math" w:hAnsi="Cambria Math" w:cstheme="minorHAnsi"/>
                <w:sz w:val="24"/>
                <w:szCs w:val="24"/>
              </w:rPr>
              <m:t>2</m:t>
            </m:r>
          </m:sup>
        </m:sSup>
        <m:r>
          <w:rPr>
            <w:rFonts w:ascii="Cambria Math" w:hAnsi="Cambria Math" w:cstheme="minorHAnsi"/>
            <w:sz w:val="24"/>
            <w:szCs w:val="24"/>
          </w:rPr>
          <m:t>=1210</m:t>
        </m:r>
      </m:oMath>
    </w:p>
    <w:p w14:paraId="7DF5C671" w14:textId="709657B5" w:rsidR="00791B2A" w:rsidRDefault="00791B2A" w:rsidP="00791B2A">
      <w:pPr>
        <w:tabs>
          <w:tab w:val="left" w:pos="1410"/>
        </w:tabs>
        <w:rPr>
          <w:rFonts w:eastAsiaTheme="minorEastAsia" w:cstheme="minorHAnsi"/>
          <w:sz w:val="24"/>
          <w:szCs w:val="24"/>
        </w:rPr>
      </w:pPr>
      <w:r>
        <w:rPr>
          <w:rFonts w:eastAsiaTheme="minorEastAsia" w:cstheme="minorHAnsi"/>
          <w:sz w:val="24"/>
          <w:szCs w:val="24"/>
        </w:rPr>
        <w:t xml:space="preserve">Using Excel’s formula: </w:t>
      </w:r>
      <w:r w:rsidRPr="003F10F7">
        <w:rPr>
          <w:rFonts w:eastAsiaTheme="minorEastAsia" w:cstheme="minorHAnsi"/>
          <w:sz w:val="24"/>
          <w:szCs w:val="24"/>
        </w:rPr>
        <w:t>=</w:t>
      </w:r>
      <w:r>
        <w:rPr>
          <w:rFonts w:eastAsiaTheme="minorEastAsia" w:cstheme="minorHAnsi"/>
          <w:sz w:val="24"/>
          <w:szCs w:val="24"/>
        </w:rPr>
        <w:t>FV</w:t>
      </w:r>
      <w:r w:rsidRPr="003F10F7">
        <w:rPr>
          <w:rFonts w:eastAsiaTheme="minorEastAsia" w:cstheme="minorHAnsi"/>
          <w:sz w:val="24"/>
          <w:szCs w:val="24"/>
        </w:rPr>
        <w:t>(0.</w:t>
      </w:r>
      <w:r>
        <w:rPr>
          <w:rFonts w:eastAsiaTheme="minorEastAsia" w:cstheme="minorHAnsi"/>
          <w:sz w:val="24"/>
          <w:szCs w:val="24"/>
        </w:rPr>
        <w:t>1</w:t>
      </w:r>
      <w:r w:rsidRPr="003F10F7">
        <w:rPr>
          <w:rFonts w:eastAsiaTheme="minorEastAsia" w:cstheme="minorHAnsi"/>
          <w:sz w:val="24"/>
          <w:szCs w:val="24"/>
        </w:rPr>
        <w:t>,</w:t>
      </w:r>
      <w:r>
        <w:rPr>
          <w:rFonts w:eastAsiaTheme="minorEastAsia" w:cstheme="minorHAnsi"/>
          <w:sz w:val="24"/>
          <w:szCs w:val="24"/>
        </w:rPr>
        <w:t>2</w:t>
      </w:r>
      <w:r w:rsidRPr="003F10F7">
        <w:rPr>
          <w:rFonts w:eastAsiaTheme="minorEastAsia" w:cstheme="minorHAnsi"/>
          <w:sz w:val="24"/>
          <w:szCs w:val="24"/>
        </w:rPr>
        <w:t>,,</w:t>
      </w:r>
      <w:r>
        <w:rPr>
          <w:rFonts w:eastAsiaTheme="minorEastAsia" w:cstheme="minorHAnsi"/>
          <w:sz w:val="24"/>
          <w:szCs w:val="24"/>
        </w:rPr>
        <w:t>-</w:t>
      </w:r>
      <w:r w:rsidRPr="003F10F7">
        <w:rPr>
          <w:rFonts w:eastAsiaTheme="minorEastAsia" w:cstheme="minorHAnsi"/>
          <w:sz w:val="24"/>
          <w:szCs w:val="24"/>
        </w:rPr>
        <w:t>1</w:t>
      </w:r>
      <w:r>
        <w:rPr>
          <w:rFonts w:eastAsiaTheme="minorEastAsia" w:cstheme="minorHAnsi"/>
          <w:sz w:val="24"/>
          <w:szCs w:val="24"/>
        </w:rPr>
        <w:t>0</w:t>
      </w:r>
      <w:r w:rsidRPr="003F10F7">
        <w:rPr>
          <w:rFonts w:eastAsiaTheme="minorEastAsia" w:cstheme="minorHAnsi"/>
          <w:sz w:val="24"/>
          <w:szCs w:val="24"/>
        </w:rPr>
        <w:t>00)</w:t>
      </w:r>
    </w:p>
    <w:p w14:paraId="709AC53C" w14:textId="77777777" w:rsidR="00791B2A" w:rsidRPr="00791B2A" w:rsidRDefault="00791B2A" w:rsidP="00791B2A"/>
    <w:p w14:paraId="0655E1F6" w14:textId="77777777" w:rsidR="006D10AC" w:rsidRPr="006D10AC" w:rsidRDefault="006D10AC" w:rsidP="006D10AC"/>
    <w:p w14:paraId="0923C795" w14:textId="444F5BF1" w:rsidR="003F10F7" w:rsidRPr="005904BD" w:rsidRDefault="003F10F7" w:rsidP="003F10F7">
      <w:pPr>
        <w:pStyle w:val="Heading1"/>
        <w:rPr>
          <w:bCs/>
          <w:sz w:val="24"/>
          <w:szCs w:val="24"/>
        </w:rPr>
      </w:pPr>
      <w:r w:rsidRPr="005904BD">
        <w:rPr>
          <w:bCs/>
          <w:sz w:val="24"/>
          <w:szCs w:val="24"/>
        </w:rPr>
        <w:t xml:space="preserve">Question </w:t>
      </w:r>
      <w:r w:rsidR="006D10AC">
        <w:rPr>
          <w:bCs/>
          <w:sz w:val="24"/>
          <w:szCs w:val="24"/>
        </w:rPr>
        <w:t>8</w:t>
      </w:r>
      <w:r w:rsidRPr="005904BD">
        <w:rPr>
          <w:bCs/>
          <w:sz w:val="24"/>
          <w:szCs w:val="24"/>
        </w:rPr>
        <w:t xml:space="preserve"> (</w:t>
      </w:r>
      <w:r>
        <w:rPr>
          <w:bCs/>
          <w:sz w:val="24"/>
          <w:szCs w:val="24"/>
        </w:rPr>
        <w:t>5</w:t>
      </w:r>
      <w:r w:rsidRPr="005904BD">
        <w:rPr>
          <w:bCs/>
          <w:sz w:val="24"/>
          <w:szCs w:val="24"/>
        </w:rPr>
        <w:t xml:space="preserve"> points)</w:t>
      </w:r>
    </w:p>
    <w:p w14:paraId="7CBEA961" w14:textId="0DE02750" w:rsidR="003F10F7" w:rsidRDefault="003F10F7" w:rsidP="0064030B">
      <w:pPr>
        <w:tabs>
          <w:tab w:val="left" w:pos="1410"/>
        </w:tabs>
        <w:rPr>
          <w:rFonts w:cstheme="minorHAnsi"/>
          <w:sz w:val="24"/>
          <w:szCs w:val="24"/>
        </w:rPr>
      </w:pPr>
      <w:r>
        <w:rPr>
          <w:rFonts w:cstheme="minorHAnsi"/>
          <w:sz w:val="24"/>
          <w:szCs w:val="24"/>
        </w:rPr>
        <w:t xml:space="preserve">Suppose </w:t>
      </w:r>
      <w:r w:rsidR="00771507">
        <w:rPr>
          <w:rFonts w:cstheme="minorHAnsi"/>
          <w:sz w:val="24"/>
          <w:szCs w:val="24"/>
        </w:rPr>
        <w:t xml:space="preserve">that </w:t>
      </w:r>
      <w:r>
        <w:rPr>
          <w:rFonts w:cstheme="minorHAnsi"/>
          <w:sz w:val="24"/>
          <w:szCs w:val="24"/>
        </w:rPr>
        <w:t>ticket</w:t>
      </w:r>
      <w:r w:rsidR="00771507">
        <w:rPr>
          <w:rFonts w:cstheme="minorHAnsi"/>
          <w:sz w:val="24"/>
          <w:szCs w:val="24"/>
        </w:rPr>
        <w:t>s</w:t>
      </w:r>
      <w:r>
        <w:rPr>
          <w:rFonts w:cstheme="minorHAnsi"/>
          <w:sz w:val="24"/>
          <w:szCs w:val="24"/>
        </w:rPr>
        <w:t xml:space="preserve"> for the</w:t>
      </w:r>
      <w:r w:rsidR="00771507">
        <w:rPr>
          <w:rFonts w:cstheme="minorHAnsi"/>
          <w:sz w:val="24"/>
          <w:szCs w:val="24"/>
        </w:rPr>
        <w:t xml:space="preserve"> final of the</w:t>
      </w:r>
      <w:r>
        <w:rPr>
          <w:rFonts w:cstheme="minorHAnsi"/>
          <w:sz w:val="24"/>
          <w:szCs w:val="24"/>
        </w:rPr>
        <w:t xml:space="preserve"> FIFA World Cup</w:t>
      </w:r>
      <w:r w:rsidR="00771507">
        <w:rPr>
          <w:rFonts w:cstheme="minorHAnsi"/>
          <w:sz w:val="24"/>
          <w:szCs w:val="24"/>
        </w:rPr>
        <w:t xml:space="preserve"> 2022 in</w:t>
      </w:r>
      <w:r>
        <w:rPr>
          <w:rFonts w:cstheme="minorHAnsi"/>
          <w:sz w:val="24"/>
          <w:szCs w:val="24"/>
        </w:rPr>
        <w:t xml:space="preserve"> </w:t>
      </w:r>
      <w:r w:rsidR="00341CBD">
        <w:rPr>
          <w:rFonts w:cstheme="minorHAnsi"/>
          <w:sz w:val="24"/>
          <w:szCs w:val="24"/>
        </w:rPr>
        <w:t>QATAR are</w:t>
      </w:r>
      <w:r>
        <w:rPr>
          <w:rFonts w:cstheme="minorHAnsi"/>
          <w:sz w:val="24"/>
          <w:szCs w:val="24"/>
        </w:rPr>
        <w:t xml:space="preserve"> a substitute good</w:t>
      </w:r>
      <w:r w:rsidR="002D2CD6">
        <w:rPr>
          <w:rFonts w:cstheme="minorHAnsi"/>
          <w:sz w:val="24"/>
          <w:szCs w:val="24"/>
        </w:rPr>
        <w:t xml:space="preserve"> </w:t>
      </w:r>
      <w:r>
        <w:rPr>
          <w:rFonts w:cstheme="minorHAnsi"/>
          <w:sz w:val="24"/>
          <w:szCs w:val="24"/>
        </w:rPr>
        <w:t>for an organized 3-day</w:t>
      </w:r>
      <w:r w:rsidR="00771507">
        <w:rPr>
          <w:rFonts w:cstheme="minorHAnsi"/>
          <w:sz w:val="24"/>
          <w:szCs w:val="24"/>
        </w:rPr>
        <w:t>s</w:t>
      </w:r>
      <w:r>
        <w:rPr>
          <w:rFonts w:cstheme="minorHAnsi"/>
          <w:sz w:val="24"/>
          <w:szCs w:val="24"/>
        </w:rPr>
        <w:t xml:space="preserve"> trip in </w:t>
      </w:r>
      <w:proofErr w:type="spellStart"/>
      <w:r w:rsidRPr="003F10F7">
        <w:rPr>
          <w:rFonts w:cstheme="minorHAnsi"/>
          <w:sz w:val="24"/>
          <w:szCs w:val="24"/>
        </w:rPr>
        <w:t>Tromsø</w:t>
      </w:r>
      <w:proofErr w:type="spellEnd"/>
      <w:r>
        <w:rPr>
          <w:rFonts w:cstheme="minorHAnsi"/>
          <w:sz w:val="24"/>
          <w:szCs w:val="24"/>
        </w:rPr>
        <w:t xml:space="preserve"> to see the Northern Light. What would happen to demand for </w:t>
      </w:r>
      <w:r w:rsidR="00771507">
        <w:rPr>
          <w:rFonts w:cstheme="minorHAnsi"/>
          <w:sz w:val="24"/>
          <w:szCs w:val="24"/>
        </w:rPr>
        <w:t xml:space="preserve">this </w:t>
      </w:r>
      <w:r>
        <w:rPr>
          <w:rFonts w:cstheme="minorHAnsi"/>
          <w:sz w:val="24"/>
          <w:szCs w:val="24"/>
        </w:rPr>
        <w:t>3-day</w:t>
      </w:r>
      <w:r w:rsidR="00771507">
        <w:rPr>
          <w:rFonts w:cstheme="minorHAnsi"/>
          <w:sz w:val="24"/>
          <w:szCs w:val="24"/>
        </w:rPr>
        <w:t>s</w:t>
      </w:r>
      <w:r>
        <w:rPr>
          <w:rFonts w:cstheme="minorHAnsi"/>
          <w:sz w:val="24"/>
          <w:szCs w:val="24"/>
        </w:rPr>
        <w:t xml:space="preserve"> trip if the price for the</w:t>
      </w:r>
      <w:r w:rsidR="00771507">
        <w:rPr>
          <w:rFonts w:cstheme="minorHAnsi"/>
          <w:sz w:val="24"/>
          <w:szCs w:val="24"/>
        </w:rPr>
        <w:t xml:space="preserve"> tickets to the final of the</w:t>
      </w:r>
      <w:r>
        <w:rPr>
          <w:rFonts w:cstheme="minorHAnsi"/>
          <w:sz w:val="24"/>
          <w:szCs w:val="24"/>
        </w:rPr>
        <w:t xml:space="preserve"> World Cup increases? </w:t>
      </w:r>
    </w:p>
    <w:p w14:paraId="6CF1A69F" w14:textId="77777777" w:rsidR="003F10F7" w:rsidRDefault="003F10F7" w:rsidP="003F10F7">
      <w:pPr>
        <w:pStyle w:val="Heading1"/>
        <w:rPr>
          <w:bCs/>
          <w:sz w:val="24"/>
          <w:szCs w:val="24"/>
        </w:rPr>
      </w:pPr>
      <w:r w:rsidRPr="005831AF">
        <w:rPr>
          <w:bCs/>
          <w:sz w:val="24"/>
          <w:szCs w:val="24"/>
        </w:rPr>
        <w:t>Answer</w:t>
      </w:r>
    </w:p>
    <w:p w14:paraId="17E77097" w14:textId="79043759" w:rsidR="003F10F7" w:rsidRDefault="003F10F7" w:rsidP="0064030B">
      <w:pPr>
        <w:tabs>
          <w:tab w:val="left" w:pos="1410"/>
        </w:tabs>
        <w:rPr>
          <w:rFonts w:cstheme="minorHAnsi"/>
          <w:sz w:val="24"/>
          <w:szCs w:val="24"/>
        </w:rPr>
      </w:pPr>
      <w:r>
        <w:rPr>
          <w:rFonts w:cstheme="minorHAnsi"/>
          <w:sz w:val="24"/>
          <w:szCs w:val="24"/>
        </w:rPr>
        <w:t xml:space="preserve">An increase </w:t>
      </w:r>
      <w:r w:rsidR="00FD5EFF">
        <w:rPr>
          <w:rFonts w:cstheme="minorHAnsi"/>
          <w:sz w:val="24"/>
          <w:szCs w:val="24"/>
        </w:rPr>
        <w:t>of the price for the ticket increase the demand for the 3-day trip.</w:t>
      </w:r>
    </w:p>
    <w:p w14:paraId="00A11F9A" w14:textId="6BA3B37E" w:rsidR="00FD5EFF" w:rsidRDefault="00FD5EFF" w:rsidP="00FD5EFF">
      <w:pPr>
        <w:pStyle w:val="Heading1"/>
        <w:rPr>
          <w:bCs/>
          <w:sz w:val="24"/>
          <w:szCs w:val="24"/>
        </w:rPr>
      </w:pPr>
      <w:r w:rsidRPr="005904BD">
        <w:rPr>
          <w:bCs/>
          <w:sz w:val="24"/>
          <w:szCs w:val="24"/>
        </w:rPr>
        <w:t xml:space="preserve">Question </w:t>
      </w:r>
      <w:r w:rsidR="006D10AC">
        <w:rPr>
          <w:bCs/>
          <w:sz w:val="24"/>
          <w:szCs w:val="24"/>
        </w:rPr>
        <w:t>9</w:t>
      </w:r>
      <w:r w:rsidRPr="005904BD">
        <w:rPr>
          <w:bCs/>
          <w:sz w:val="24"/>
          <w:szCs w:val="24"/>
        </w:rPr>
        <w:t xml:space="preserve"> (</w:t>
      </w:r>
      <w:r>
        <w:rPr>
          <w:bCs/>
          <w:sz w:val="24"/>
          <w:szCs w:val="24"/>
        </w:rPr>
        <w:t>5</w:t>
      </w:r>
      <w:r w:rsidRPr="005904BD">
        <w:rPr>
          <w:bCs/>
          <w:sz w:val="24"/>
          <w:szCs w:val="24"/>
        </w:rPr>
        <w:t xml:space="preserve"> points)</w:t>
      </w:r>
    </w:p>
    <w:p w14:paraId="2B3517AA" w14:textId="526AF3D3" w:rsidR="00FD5EFF" w:rsidRDefault="00FD5EFF" w:rsidP="00FD5EFF">
      <w:r>
        <w:t>Define the concept of “competitive balance” in sports economics and mention one possible way to promote it.</w:t>
      </w:r>
    </w:p>
    <w:p w14:paraId="0C9994E6" w14:textId="77777777" w:rsidR="00FD5EFF" w:rsidRDefault="00FD5EFF" w:rsidP="00FD5EFF">
      <w:pPr>
        <w:pStyle w:val="Heading1"/>
        <w:rPr>
          <w:bCs/>
          <w:sz w:val="24"/>
          <w:szCs w:val="24"/>
        </w:rPr>
      </w:pPr>
      <w:r w:rsidRPr="005831AF">
        <w:rPr>
          <w:bCs/>
          <w:sz w:val="24"/>
          <w:szCs w:val="24"/>
        </w:rPr>
        <w:t>Answer</w:t>
      </w:r>
    </w:p>
    <w:p w14:paraId="6C18C063" w14:textId="09656BFE" w:rsidR="00FD5EFF" w:rsidRPr="00FD5EFF" w:rsidRDefault="00FD5EFF" w:rsidP="00FD5EFF">
      <w:r>
        <w:t xml:space="preserve">Competitive balance assesses the condition of having an equal and fair competition. League commissioners endeavor to increase competitive balance in their league to keep players and fans engaged. One way to promote competitive balance is the use of salary cap.  </w:t>
      </w:r>
    </w:p>
    <w:p w14:paraId="31CC58E1" w14:textId="21A895ED" w:rsidR="00FD5EFF" w:rsidRPr="0064030B" w:rsidRDefault="00FD5EFF" w:rsidP="0064030B">
      <w:pPr>
        <w:tabs>
          <w:tab w:val="left" w:pos="1410"/>
        </w:tabs>
        <w:rPr>
          <w:rFonts w:cstheme="minorHAnsi"/>
          <w:sz w:val="24"/>
          <w:szCs w:val="24"/>
        </w:rPr>
      </w:pPr>
    </w:p>
    <w:sectPr w:rsidR="00FD5EFF" w:rsidRPr="0064030B">
      <w:pgSz w:w="12240" w:h="15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Krumer Alexander" w:date="2021-12-06T12:14:00Z" w:initials="KA">
    <w:p w14:paraId="00F2AA01" w14:textId="0A2E0C82" w:rsidR="00CE6144" w:rsidRPr="00D74010" w:rsidRDefault="00CE6144">
      <w:pPr>
        <w:pStyle w:val="CommentText"/>
      </w:pPr>
      <w:r>
        <w:rPr>
          <w:rStyle w:val="CommentReference"/>
        </w:rPr>
        <w:annotationRef/>
      </w:r>
      <w:r>
        <w:t>Add a column with max c and max d for each country and you will see that you have a mistake in your figures below. I did not check the rest of Q1</w:t>
      </w:r>
    </w:p>
  </w:comment>
  <w:comment w:id="2" w:author="Krumer Alexander" w:date="2021-11-29T15:03:00Z" w:initials="KA">
    <w:p w14:paraId="54D3CA3F" w14:textId="240D15DA" w:rsidR="00DA7743" w:rsidRPr="00856CCA" w:rsidRDefault="00DA7743">
      <w:pPr>
        <w:pStyle w:val="CommentText"/>
      </w:pPr>
      <w:r>
        <w:rPr>
          <w:rStyle w:val="CommentReference"/>
        </w:rPr>
        <w:annotationRef/>
      </w:r>
      <w:r>
        <w:t>I made it 20 points</w:t>
      </w:r>
    </w:p>
  </w:comment>
  <w:comment w:id="3" w:author="Krumer Alexander" w:date="2021-11-29T15:02:00Z" w:initials="KA">
    <w:p w14:paraId="74F67F20" w14:textId="1CA837E1" w:rsidR="00DA7743" w:rsidRPr="00856CCA" w:rsidRDefault="00DA7743">
      <w:pPr>
        <w:pStyle w:val="CommentText"/>
      </w:pPr>
      <w:r>
        <w:rPr>
          <w:rStyle w:val="CommentReference"/>
        </w:rPr>
        <w:annotationRef/>
      </w:r>
      <w:r>
        <w:t>I made it 3 questions</w:t>
      </w:r>
    </w:p>
  </w:comment>
  <w:comment w:id="4" w:author="Krumer Alexander" w:date="2021-11-29T15:06:00Z" w:initials="KA">
    <w:p w14:paraId="3A657845" w14:textId="4A237E96" w:rsidR="00DA7743" w:rsidRPr="006D10AC" w:rsidRDefault="00DA7743">
      <w:pPr>
        <w:pStyle w:val="CommentText"/>
      </w:pPr>
      <w:r>
        <w:rPr>
          <w:rStyle w:val="CommentReference"/>
        </w:rPr>
        <w:annotationRef/>
      </w:r>
      <w:r>
        <w:t xml:space="preserve">I made it with diminishing </w:t>
      </w:r>
      <w:proofErr w:type="spellStart"/>
      <w:r>
        <w:t>mp</w:t>
      </w:r>
      <w:proofErr w:type="spellEnd"/>
      <w:r>
        <w:t xml:space="preserve"> from the first worker. Please prepare a new answer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0F2AA01" w15:done="1"/>
  <w15:commentEx w15:paraId="54D3CA3F" w15:done="1"/>
  <w15:commentEx w15:paraId="74F67F20" w15:done="1"/>
  <w15:commentEx w15:paraId="3A65784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5587D3B" w16cex:dateUtc="2021-12-06T11:14:00Z"/>
  <w16cex:commentExtensible w16cex:durableId="254F6A26" w16cex:dateUtc="2021-11-29T14:03:00Z"/>
  <w16cex:commentExtensible w16cex:durableId="254F69FE" w16cex:dateUtc="2021-11-29T14:02:00Z"/>
  <w16cex:commentExtensible w16cex:durableId="254F6AFB" w16cex:dateUtc="2021-11-29T14: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0F2AA01" w16cid:durableId="25587D3B"/>
  <w16cid:commentId w16cid:paraId="54D3CA3F" w16cid:durableId="254F6A26"/>
  <w16cid:commentId w16cid:paraId="74F67F20" w16cid:durableId="254F69FE"/>
  <w16cid:commentId w16cid:paraId="3A657845" w16cid:durableId="254F6A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1EEE59" w14:textId="77777777" w:rsidR="00C83106" w:rsidRDefault="00C83106" w:rsidP="002D6CEB">
      <w:pPr>
        <w:spacing w:after="0" w:line="240" w:lineRule="auto"/>
      </w:pPr>
      <w:r>
        <w:separator/>
      </w:r>
    </w:p>
  </w:endnote>
  <w:endnote w:type="continuationSeparator" w:id="0">
    <w:p w14:paraId="3E296086" w14:textId="77777777" w:rsidR="00C83106" w:rsidRDefault="00C83106" w:rsidP="002D6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FC2FD7" w14:textId="77777777" w:rsidR="00C83106" w:rsidRDefault="00C83106" w:rsidP="002D6CEB">
      <w:pPr>
        <w:spacing w:after="0" w:line="240" w:lineRule="auto"/>
      </w:pPr>
      <w:r>
        <w:separator/>
      </w:r>
    </w:p>
  </w:footnote>
  <w:footnote w:type="continuationSeparator" w:id="0">
    <w:p w14:paraId="28B1A6D5" w14:textId="77777777" w:rsidR="00C83106" w:rsidRDefault="00C83106" w:rsidP="002D6C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31.25pt;height:23.75pt;visibility:visible;mso-wrap-style:square" o:bullet="t">
        <v:imagedata r:id="rId1" o:title=""/>
      </v:shape>
    </w:pict>
  </w:numPicBullet>
  <w:abstractNum w:abstractNumId="0" w15:restartNumberingAfterBreak="0">
    <w:nsid w:val="01635AF5"/>
    <w:multiLevelType w:val="hybridMultilevel"/>
    <w:tmpl w:val="4B5695B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B956D0"/>
    <w:multiLevelType w:val="hybridMultilevel"/>
    <w:tmpl w:val="7CE6E15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CD0766"/>
    <w:multiLevelType w:val="hybridMultilevel"/>
    <w:tmpl w:val="2F4E1650"/>
    <w:lvl w:ilvl="0" w:tplc="6B3A01DC">
      <w:start w:val="1"/>
      <w:numFmt w:val="bullet"/>
      <w:lvlText w:val="•"/>
      <w:lvlJc w:val="left"/>
      <w:pPr>
        <w:tabs>
          <w:tab w:val="num" w:pos="720"/>
        </w:tabs>
        <w:ind w:left="720" w:hanging="360"/>
      </w:pPr>
      <w:rPr>
        <w:rFonts w:ascii="Arial" w:hAnsi="Arial" w:hint="default"/>
      </w:rPr>
    </w:lvl>
    <w:lvl w:ilvl="1" w:tplc="8EB2E628">
      <w:start w:val="1"/>
      <w:numFmt w:val="bullet"/>
      <w:lvlText w:val="•"/>
      <w:lvlJc w:val="left"/>
      <w:pPr>
        <w:tabs>
          <w:tab w:val="num" w:pos="1440"/>
        </w:tabs>
        <w:ind w:left="1440" w:hanging="360"/>
      </w:pPr>
      <w:rPr>
        <w:rFonts w:ascii="Arial" w:hAnsi="Arial" w:hint="default"/>
      </w:rPr>
    </w:lvl>
    <w:lvl w:ilvl="2" w:tplc="13E47D1C" w:tentative="1">
      <w:start w:val="1"/>
      <w:numFmt w:val="bullet"/>
      <w:lvlText w:val="•"/>
      <w:lvlJc w:val="left"/>
      <w:pPr>
        <w:tabs>
          <w:tab w:val="num" w:pos="2160"/>
        </w:tabs>
        <w:ind w:left="2160" w:hanging="360"/>
      </w:pPr>
      <w:rPr>
        <w:rFonts w:ascii="Arial" w:hAnsi="Arial" w:hint="default"/>
      </w:rPr>
    </w:lvl>
    <w:lvl w:ilvl="3" w:tplc="24DA4C2E" w:tentative="1">
      <w:start w:val="1"/>
      <w:numFmt w:val="bullet"/>
      <w:lvlText w:val="•"/>
      <w:lvlJc w:val="left"/>
      <w:pPr>
        <w:tabs>
          <w:tab w:val="num" w:pos="2880"/>
        </w:tabs>
        <w:ind w:left="2880" w:hanging="360"/>
      </w:pPr>
      <w:rPr>
        <w:rFonts w:ascii="Arial" w:hAnsi="Arial" w:hint="default"/>
      </w:rPr>
    </w:lvl>
    <w:lvl w:ilvl="4" w:tplc="F6E67550" w:tentative="1">
      <w:start w:val="1"/>
      <w:numFmt w:val="bullet"/>
      <w:lvlText w:val="•"/>
      <w:lvlJc w:val="left"/>
      <w:pPr>
        <w:tabs>
          <w:tab w:val="num" w:pos="3600"/>
        </w:tabs>
        <w:ind w:left="3600" w:hanging="360"/>
      </w:pPr>
      <w:rPr>
        <w:rFonts w:ascii="Arial" w:hAnsi="Arial" w:hint="default"/>
      </w:rPr>
    </w:lvl>
    <w:lvl w:ilvl="5" w:tplc="DC2AC1F2" w:tentative="1">
      <w:start w:val="1"/>
      <w:numFmt w:val="bullet"/>
      <w:lvlText w:val="•"/>
      <w:lvlJc w:val="left"/>
      <w:pPr>
        <w:tabs>
          <w:tab w:val="num" w:pos="4320"/>
        </w:tabs>
        <w:ind w:left="4320" w:hanging="360"/>
      </w:pPr>
      <w:rPr>
        <w:rFonts w:ascii="Arial" w:hAnsi="Arial" w:hint="default"/>
      </w:rPr>
    </w:lvl>
    <w:lvl w:ilvl="6" w:tplc="D94AA03A" w:tentative="1">
      <w:start w:val="1"/>
      <w:numFmt w:val="bullet"/>
      <w:lvlText w:val="•"/>
      <w:lvlJc w:val="left"/>
      <w:pPr>
        <w:tabs>
          <w:tab w:val="num" w:pos="5040"/>
        </w:tabs>
        <w:ind w:left="5040" w:hanging="360"/>
      </w:pPr>
      <w:rPr>
        <w:rFonts w:ascii="Arial" w:hAnsi="Arial" w:hint="default"/>
      </w:rPr>
    </w:lvl>
    <w:lvl w:ilvl="7" w:tplc="5FC0C2EE" w:tentative="1">
      <w:start w:val="1"/>
      <w:numFmt w:val="bullet"/>
      <w:lvlText w:val="•"/>
      <w:lvlJc w:val="left"/>
      <w:pPr>
        <w:tabs>
          <w:tab w:val="num" w:pos="5760"/>
        </w:tabs>
        <w:ind w:left="5760" w:hanging="360"/>
      </w:pPr>
      <w:rPr>
        <w:rFonts w:ascii="Arial" w:hAnsi="Arial" w:hint="default"/>
      </w:rPr>
    </w:lvl>
    <w:lvl w:ilvl="8" w:tplc="BA2E0DC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2CC6176"/>
    <w:multiLevelType w:val="hybridMultilevel"/>
    <w:tmpl w:val="00DC71E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2FF6E17"/>
    <w:multiLevelType w:val="hybridMultilevel"/>
    <w:tmpl w:val="EDC0A2BA"/>
    <w:lvl w:ilvl="0" w:tplc="C4F439BA">
      <w:start w:val="1"/>
      <w:numFmt w:val="lowerLetter"/>
      <w:lvlText w:val="%1."/>
      <w:lvlJc w:val="left"/>
      <w:pPr>
        <w:ind w:left="1440" w:hanging="360"/>
      </w:pPr>
      <w:rPr>
        <w:rFonts w:asciiTheme="minorHAnsi" w:hAnsiTheme="minorHAnsi" w:cstheme="minorHAnsi" w:hint="default"/>
        <w:sz w:val="24"/>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55F1B83"/>
    <w:multiLevelType w:val="hybridMultilevel"/>
    <w:tmpl w:val="80F48BD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4162240"/>
    <w:multiLevelType w:val="hybridMultilevel"/>
    <w:tmpl w:val="1D88495C"/>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7" w15:restartNumberingAfterBreak="0">
    <w:nsid w:val="28B5536F"/>
    <w:multiLevelType w:val="hybridMultilevel"/>
    <w:tmpl w:val="159EA7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2C7887"/>
    <w:multiLevelType w:val="hybridMultilevel"/>
    <w:tmpl w:val="7E5C1BD6"/>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9" w15:restartNumberingAfterBreak="0">
    <w:nsid w:val="473B68B0"/>
    <w:multiLevelType w:val="hybridMultilevel"/>
    <w:tmpl w:val="B1A6AE68"/>
    <w:lvl w:ilvl="0" w:tplc="6A6C0C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928398B"/>
    <w:multiLevelType w:val="hybridMultilevel"/>
    <w:tmpl w:val="D378570C"/>
    <w:lvl w:ilvl="0" w:tplc="49B0535E">
      <w:start w:val="1"/>
      <w:numFmt w:val="lowerLetter"/>
      <w:lvlText w:val="%1."/>
      <w:lvlJc w:val="left"/>
      <w:pPr>
        <w:ind w:left="1065" w:hanging="360"/>
      </w:pPr>
      <w:rPr>
        <w:rFonts w:hint="default"/>
      </w:rPr>
    </w:lvl>
    <w:lvl w:ilvl="1" w:tplc="08070019" w:tentative="1">
      <w:start w:val="1"/>
      <w:numFmt w:val="lowerLetter"/>
      <w:lvlText w:val="%2."/>
      <w:lvlJc w:val="left"/>
      <w:pPr>
        <w:ind w:left="1785" w:hanging="360"/>
      </w:pPr>
    </w:lvl>
    <w:lvl w:ilvl="2" w:tplc="0807001B" w:tentative="1">
      <w:start w:val="1"/>
      <w:numFmt w:val="lowerRoman"/>
      <w:lvlText w:val="%3."/>
      <w:lvlJc w:val="right"/>
      <w:pPr>
        <w:ind w:left="2505" w:hanging="180"/>
      </w:pPr>
    </w:lvl>
    <w:lvl w:ilvl="3" w:tplc="0807000F" w:tentative="1">
      <w:start w:val="1"/>
      <w:numFmt w:val="decimal"/>
      <w:lvlText w:val="%4."/>
      <w:lvlJc w:val="left"/>
      <w:pPr>
        <w:ind w:left="3225" w:hanging="360"/>
      </w:pPr>
    </w:lvl>
    <w:lvl w:ilvl="4" w:tplc="08070019" w:tentative="1">
      <w:start w:val="1"/>
      <w:numFmt w:val="lowerLetter"/>
      <w:lvlText w:val="%5."/>
      <w:lvlJc w:val="left"/>
      <w:pPr>
        <w:ind w:left="3945" w:hanging="360"/>
      </w:pPr>
    </w:lvl>
    <w:lvl w:ilvl="5" w:tplc="0807001B" w:tentative="1">
      <w:start w:val="1"/>
      <w:numFmt w:val="lowerRoman"/>
      <w:lvlText w:val="%6."/>
      <w:lvlJc w:val="right"/>
      <w:pPr>
        <w:ind w:left="4665" w:hanging="180"/>
      </w:pPr>
    </w:lvl>
    <w:lvl w:ilvl="6" w:tplc="0807000F" w:tentative="1">
      <w:start w:val="1"/>
      <w:numFmt w:val="decimal"/>
      <w:lvlText w:val="%7."/>
      <w:lvlJc w:val="left"/>
      <w:pPr>
        <w:ind w:left="5385" w:hanging="360"/>
      </w:pPr>
    </w:lvl>
    <w:lvl w:ilvl="7" w:tplc="08070019" w:tentative="1">
      <w:start w:val="1"/>
      <w:numFmt w:val="lowerLetter"/>
      <w:lvlText w:val="%8."/>
      <w:lvlJc w:val="left"/>
      <w:pPr>
        <w:ind w:left="6105" w:hanging="360"/>
      </w:pPr>
    </w:lvl>
    <w:lvl w:ilvl="8" w:tplc="0807001B" w:tentative="1">
      <w:start w:val="1"/>
      <w:numFmt w:val="lowerRoman"/>
      <w:lvlText w:val="%9."/>
      <w:lvlJc w:val="right"/>
      <w:pPr>
        <w:ind w:left="6825" w:hanging="180"/>
      </w:pPr>
    </w:lvl>
  </w:abstractNum>
  <w:abstractNum w:abstractNumId="11" w15:restartNumberingAfterBreak="0">
    <w:nsid w:val="51E75573"/>
    <w:multiLevelType w:val="hybridMultilevel"/>
    <w:tmpl w:val="B8B6D302"/>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2" w15:restartNumberingAfterBreak="0">
    <w:nsid w:val="57A22681"/>
    <w:multiLevelType w:val="hybridMultilevel"/>
    <w:tmpl w:val="B52619E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4F109E"/>
    <w:multiLevelType w:val="hybridMultilevel"/>
    <w:tmpl w:val="231437B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40A2441"/>
    <w:multiLevelType w:val="hybridMultilevel"/>
    <w:tmpl w:val="5B1A5E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582A38"/>
    <w:multiLevelType w:val="hybridMultilevel"/>
    <w:tmpl w:val="C6680482"/>
    <w:lvl w:ilvl="0" w:tplc="04140019">
      <w:start w:val="1"/>
      <w:numFmt w:val="lowerLetter"/>
      <w:lvlText w:val="%1."/>
      <w:lvlJc w:val="left"/>
      <w:pPr>
        <w:ind w:left="720" w:hanging="360"/>
      </w:pPr>
      <w:rPr>
        <w:rFonts w:hint="default"/>
      </w:r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6" w15:restartNumberingAfterBreak="0">
    <w:nsid w:val="70496CFC"/>
    <w:multiLevelType w:val="hybridMultilevel"/>
    <w:tmpl w:val="B5F86D7A"/>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7" w15:restartNumberingAfterBreak="0">
    <w:nsid w:val="78C56640"/>
    <w:multiLevelType w:val="hybridMultilevel"/>
    <w:tmpl w:val="7E365C5E"/>
    <w:lvl w:ilvl="0" w:tplc="1284C1D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0"/>
  </w:num>
  <w:num w:numId="2">
    <w:abstractNumId w:val="8"/>
  </w:num>
  <w:num w:numId="3">
    <w:abstractNumId w:val="15"/>
  </w:num>
  <w:num w:numId="4">
    <w:abstractNumId w:val="7"/>
  </w:num>
  <w:num w:numId="5">
    <w:abstractNumId w:val="12"/>
  </w:num>
  <w:num w:numId="6">
    <w:abstractNumId w:val="9"/>
  </w:num>
  <w:num w:numId="7">
    <w:abstractNumId w:val="4"/>
  </w:num>
  <w:num w:numId="8">
    <w:abstractNumId w:val="2"/>
  </w:num>
  <w:num w:numId="9">
    <w:abstractNumId w:val="11"/>
  </w:num>
  <w:num w:numId="10">
    <w:abstractNumId w:val="1"/>
  </w:num>
  <w:num w:numId="11">
    <w:abstractNumId w:val="17"/>
  </w:num>
  <w:num w:numId="12">
    <w:abstractNumId w:val="3"/>
  </w:num>
  <w:num w:numId="13">
    <w:abstractNumId w:val="16"/>
  </w:num>
  <w:num w:numId="14">
    <w:abstractNumId w:val="6"/>
  </w:num>
  <w:num w:numId="15">
    <w:abstractNumId w:val="14"/>
  </w:num>
  <w:num w:numId="16">
    <w:abstractNumId w:val="5"/>
  </w:num>
  <w:num w:numId="17">
    <w:abstractNumId w:val="13"/>
  </w:num>
  <w:num w:numId="1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Krumer Alexander">
    <w15:presenceInfo w15:providerId="AD" w15:userId="S::alkr@himolde.no::125965a8-f804-45ef-a8cb-d63c088973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D80"/>
    <w:rsid w:val="00005AB4"/>
    <w:rsid w:val="00014488"/>
    <w:rsid w:val="00020B22"/>
    <w:rsid w:val="000267CA"/>
    <w:rsid w:val="0004774C"/>
    <w:rsid w:val="00047D1F"/>
    <w:rsid w:val="000551FA"/>
    <w:rsid w:val="000569F3"/>
    <w:rsid w:val="00066FDD"/>
    <w:rsid w:val="0008033E"/>
    <w:rsid w:val="00080746"/>
    <w:rsid w:val="00086AEC"/>
    <w:rsid w:val="00096C35"/>
    <w:rsid w:val="000A443F"/>
    <w:rsid w:val="000A53E9"/>
    <w:rsid w:val="000A748D"/>
    <w:rsid w:val="000B1227"/>
    <w:rsid w:val="000B2FA9"/>
    <w:rsid w:val="000C65CF"/>
    <w:rsid w:val="000D1617"/>
    <w:rsid w:val="000D568A"/>
    <w:rsid w:val="000D63FB"/>
    <w:rsid w:val="000F4BE0"/>
    <w:rsid w:val="000F5FFA"/>
    <w:rsid w:val="00100275"/>
    <w:rsid w:val="00102AB6"/>
    <w:rsid w:val="00104D88"/>
    <w:rsid w:val="00121DE9"/>
    <w:rsid w:val="00123143"/>
    <w:rsid w:val="0012551A"/>
    <w:rsid w:val="001345BE"/>
    <w:rsid w:val="0013669D"/>
    <w:rsid w:val="00141C90"/>
    <w:rsid w:val="0015340C"/>
    <w:rsid w:val="00197183"/>
    <w:rsid w:val="00197EB4"/>
    <w:rsid w:val="001C244B"/>
    <w:rsid w:val="001C3C9D"/>
    <w:rsid w:val="001E5703"/>
    <w:rsid w:val="001F30DC"/>
    <w:rsid w:val="001F4CCB"/>
    <w:rsid w:val="00201473"/>
    <w:rsid w:val="00213DDA"/>
    <w:rsid w:val="002212A9"/>
    <w:rsid w:val="00250930"/>
    <w:rsid w:val="00255A40"/>
    <w:rsid w:val="00261D95"/>
    <w:rsid w:val="00264832"/>
    <w:rsid w:val="00273533"/>
    <w:rsid w:val="002750B2"/>
    <w:rsid w:val="0028436E"/>
    <w:rsid w:val="00296281"/>
    <w:rsid w:val="002A556F"/>
    <w:rsid w:val="002A7663"/>
    <w:rsid w:val="002B3A3A"/>
    <w:rsid w:val="002B42F7"/>
    <w:rsid w:val="002D2CD6"/>
    <w:rsid w:val="002D6CEB"/>
    <w:rsid w:val="002F2D7A"/>
    <w:rsid w:val="002F343F"/>
    <w:rsid w:val="002F6EF5"/>
    <w:rsid w:val="00301EA7"/>
    <w:rsid w:val="003059EC"/>
    <w:rsid w:val="00306810"/>
    <w:rsid w:val="00313FA0"/>
    <w:rsid w:val="0031792E"/>
    <w:rsid w:val="00326D6F"/>
    <w:rsid w:val="003372F0"/>
    <w:rsid w:val="00337F8E"/>
    <w:rsid w:val="00341CBD"/>
    <w:rsid w:val="003572F5"/>
    <w:rsid w:val="00362A57"/>
    <w:rsid w:val="00363AFF"/>
    <w:rsid w:val="003B2CE3"/>
    <w:rsid w:val="003B7585"/>
    <w:rsid w:val="003C52C1"/>
    <w:rsid w:val="003C7976"/>
    <w:rsid w:val="003E3DD9"/>
    <w:rsid w:val="003E51FB"/>
    <w:rsid w:val="003F10F7"/>
    <w:rsid w:val="00402390"/>
    <w:rsid w:val="0040320F"/>
    <w:rsid w:val="0040331F"/>
    <w:rsid w:val="004133A6"/>
    <w:rsid w:val="0042551C"/>
    <w:rsid w:val="00432E3C"/>
    <w:rsid w:val="00444F3D"/>
    <w:rsid w:val="00446C61"/>
    <w:rsid w:val="0046256A"/>
    <w:rsid w:val="004775FD"/>
    <w:rsid w:val="00484CA2"/>
    <w:rsid w:val="0049659A"/>
    <w:rsid w:val="004A1BCB"/>
    <w:rsid w:val="004A3D8C"/>
    <w:rsid w:val="004B3543"/>
    <w:rsid w:val="004C1A27"/>
    <w:rsid w:val="004C303C"/>
    <w:rsid w:val="004C4070"/>
    <w:rsid w:val="004C7200"/>
    <w:rsid w:val="004E3664"/>
    <w:rsid w:val="00502CBB"/>
    <w:rsid w:val="005067B4"/>
    <w:rsid w:val="005447D1"/>
    <w:rsid w:val="00554DBE"/>
    <w:rsid w:val="00555B45"/>
    <w:rsid w:val="005571D9"/>
    <w:rsid w:val="005831AF"/>
    <w:rsid w:val="005904BD"/>
    <w:rsid w:val="005942F4"/>
    <w:rsid w:val="00594D80"/>
    <w:rsid w:val="005B0FEA"/>
    <w:rsid w:val="005C14C6"/>
    <w:rsid w:val="005C5409"/>
    <w:rsid w:val="005D77F6"/>
    <w:rsid w:val="005E349A"/>
    <w:rsid w:val="005F1792"/>
    <w:rsid w:val="00614DC9"/>
    <w:rsid w:val="006165FD"/>
    <w:rsid w:val="0062562D"/>
    <w:rsid w:val="0064030B"/>
    <w:rsid w:val="006660D0"/>
    <w:rsid w:val="00684A8C"/>
    <w:rsid w:val="00695A9A"/>
    <w:rsid w:val="006A437D"/>
    <w:rsid w:val="006A5C6C"/>
    <w:rsid w:val="006A7C5E"/>
    <w:rsid w:val="006B40DA"/>
    <w:rsid w:val="006D06DF"/>
    <w:rsid w:val="006D10AC"/>
    <w:rsid w:val="006E38D8"/>
    <w:rsid w:val="006F144F"/>
    <w:rsid w:val="006F583C"/>
    <w:rsid w:val="0071130F"/>
    <w:rsid w:val="00721B86"/>
    <w:rsid w:val="00722664"/>
    <w:rsid w:val="0072399A"/>
    <w:rsid w:val="00723F38"/>
    <w:rsid w:val="007248D0"/>
    <w:rsid w:val="00730283"/>
    <w:rsid w:val="00731BFB"/>
    <w:rsid w:val="00737301"/>
    <w:rsid w:val="00755793"/>
    <w:rsid w:val="00762BA8"/>
    <w:rsid w:val="00771507"/>
    <w:rsid w:val="00777654"/>
    <w:rsid w:val="0078014A"/>
    <w:rsid w:val="00781083"/>
    <w:rsid w:val="007846DA"/>
    <w:rsid w:val="00791B2A"/>
    <w:rsid w:val="00793934"/>
    <w:rsid w:val="007A0ADF"/>
    <w:rsid w:val="007A3040"/>
    <w:rsid w:val="007A472A"/>
    <w:rsid w:val="007B00D2"/>
    <w:rsid w:val="007B1A42"/>
    <w:rsid w:val="007D5ADA"/>
    <w:rsid w:val="007D7EE7"/>
    <w:rsid w:val="007E7D4C"/>
    <w:rsid w:val="007F232E"/>
    <w:rsid w:val="007F6A09"/>
    <w:rsid w:val="00803E04"/>
    <w:rsid w:val="00806642"/>
    <w:rsid w:val="00846B2C"/>
    <w:rsid w:val="00853330"/>
    <w:rsid w:val="00856CCA"/>
    <w:rsid w:val="00860FB8"/>
    <w:rsid w:val="0086593E"/>
    <w:rsid w:val="00871D86"/>
    <w:rsid w:val="0088364E"/>
    <w:rsid w:val="00897356"/>
    <w:rsid w:val="008B3686"/>
    <w:rsid w:val="008C4630"/>
    <w:rsid w:val="008D3453"/>
    <w:rsid w:val="008F7A53"/>
    <w:rsid w:val="00906E9B"/>
    <w:rsid w:val="009218F1"/>
    <w:rsid w:val="00941E2D"/>
    <w:rsid w:val="009620C1"/>
    <w:rsid w:val="00973960"/>
    <w:rsid w:val="009857D4"/>
    <w:rsid w:val="009978A3"/>
    <w:rsid w:val="009A39CE"/>
    <w:rsid w:val="009B1657"/>
    <w:rsid w:val="009B4982"/>
    <w:rsid w:val="009C1660"/>
    <w:rsid w:val="009C3A69"/>
    <w:rsid w:val="009E7E06"/>
    <w:rsid w:val="009F24DE"/>
    <w:rsid w:val="009F714E"/>
    <w:rsid w:val="00A0554F"/>
    <w:rsid w:val="00A26C9C"/>
    <w:rsid w:val="00A33023"/>
    <w:rsid w:val="00A67AA6"/>
    <w:rsid w:val="00A740F0"/>
    <w:rsid w:val="00A86134"/>
    <w:rsid w:val="00A87A03"/>
    <w:rsid w:val="00A9038E"/>
    <w:rsid w:val="00A94AF7"/>
    <w:rsid w:val="00AA7279"/>
    <w:rsid w:val="00AB3B97"/>
    <w:rsid w:val="00AB7DF7"/>
    <w:rsid w:val="00AC153D"/>
    <w:rsid w:val="00AC2D5E"/>
    <w:rsid w:val="00AC2D9A"/>
    <w:rsid w:val="00B04C3B"/>
    <w:rsid w:val="00B069AF"/>
    <w:rsid w:val="00B17137"/>
    <w:rsid w:val="00B43951"/>
    <w:rsid w:val="00B63D72"/>
    <w:rsid w:val="00B706E4"/>
    <w:rsid w:val="00BA60B7"/>
    <w:rsid w:val="00BA656E"/>
    <w:rsid w:val="00BD65A6"/>
    <w:rsid w:val="00C01BEC"/>
    <w:rsid w:val="00C02CA4"/>
    <w:rsid w:val="00C05A60"/>
    <w:rsid w:val="00C17EFC"/>
    <w:rsid w:val="00C278BE"/>
    <w:rsid w:val="00C33709"/>
    <w:rsid w:val="00C40C2E"/>
    <w:rsid w:val="00C42700"/>
    <w:rsid w:val="00C718FC"/>
    <w:rsid w:val="00C76FB7"/>
    <w:rsid w:val="00C83106"/>
    <w:rsid w:val="00CD013B"/>
    <w:rsid w:val="00CD19B0"/>
    <w:rsid w:val="00CD650F"/>
    <w:rsid w:val="00CE19CD"/>
    <w:rsid w:val="00CE6144"/>
    <w:rsid w:val="00D04766"/>
    <w:rsid w:val="00D15FE8"/>
    <w:rsid w:val="00D21236"/>
    <w:rsid w:val="00D214A9"/>
    <w:rsid w:val="00D25330"/>
    <w:rsid w:val="00D318EA"/>
    <w:rsid w:val="00D336D7"/>
    <w:rsid w:val="00D448D4"/>
    <w:rsid w:val="00D50E3C"/>
    <w:rsid w:val="00D54D48"/>
    <w:rsid w:val="00D74010"/>
    <w:rsid w:val="00D814C1"/>
    <w:rsid w:val="00D85273"/>
    <w:rsid w:val="00D95A79"/>
    <w:rsid w:val="00DA4FBB"/>
    <w:rsid w:val="00DA7743"/>
    <w:rsid w:val="00DB6E96"/>
    <w:rsid w:val="00DC1335"/>
    <w:rsid w:val="00DC6214"/>
    <w:rsid w:val="00DD077F"/>
    <w:rsid w:val="00DE4D67"/>
    <w:rsid w:val="00DE6B31"/>
    <w:rsid w:val="00E15A02"/>
    <w:rsid w:val="00E17ACD"/>
    <w:rsid w:val="00E21B2A"/>
    <w:rsid w:val="00E4566F"/>
    <w:rsid w:val="00E51795"/>
    <w:rsid w:val="00E52F9F"/>
    <w:rsid w:val="00E76041"/>
    <w:rsid w:val="00E917F9"/>
    <w:rsid w:val="00E93B97"/>
    <w:rsid w:val="00EE1B93"/>
    <w:rsid w:val="00EE5800"/>
    <w:rsid w:val="00F566EE"/>
    <w:rsid w:val="00F60B2C"/>
    <w:rsid w:val="00F60CE3"/>
    <w:rsid w:val="00F63431"/>
    <w:rsid w:val="00F87E7F"/>
    <w:rsid w:val="00F9397A"/>
    <w:rsid w:val="00F97E58"/>
    <w:rsid w:val="00FB5F7C"/>
    <w:rsid w:val="00FC3533"/>
    <w:rsid w:val="00FC5F3E"/>
    <w:rsid w:val="00FD5EFF"/>
    <w:rsid w:val="00FE0AF8"/>
    <w:rsid w:val="00FE4801"/>
    <w:rsid w:val="00FF7FE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97C80"/>
  <w15:chartTrackingRefBased/>
  <w15:docId w15:val="{CB433265-7CBA-4055-A103-CE42A12EE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A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E480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801"/>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7248D0"/>
    <w:pPr>
      <w:spacing w:after="0" w:line="260" w:lineRule="atLeast"/>
      <w:ind w:left="720"/>
      <w:contextualSpacing/>
    </w:pPr>
    <w:rPr>
      <w:rFonts w:ascii="Palatino Linotype" w:eastAsia="Times New Roman" w:hAnsi="Palatino Linotype" w:cs="Times New Roman"/>
      <w:sz w:val="20"/>
      <w:szCs w:val="20"/>
      <w:lang w:val="en-GB" w:eastAsia="de-DE"/>
    </w:rPr>
  </w:style>
  <w:style w:type="character" w:customStyle="1" w:styleId="Heading1Char">
    <w:name w:val="Heading 1 Char"/>
    <w:basedOn w:val="DefaultParagraphFont"/>
    <w:link w:val="Heading1"/>
    <w:uiPriority w:val="9"/>
    <w:rsid w:val="00102AB6"/>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46256A"/>
    <w:pPr>
      <w:spacing w:after="0" w:line="240" w:lineRule="auto"/>
    </w:pPr>
    <w:rPr>
      <w:lang w:val="nb-N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55B45"/>
    <w:rPr>
      <w:color w:val="808080"/>
    </w:rPr>
  </w:style>
  <w:style w:type="paragraph" w:styleId="Header">
    <w:name w:val="header"/>
    <w:basedOn w:val="Normal"/>
    <w:link w:val="HeaderChar"/>
    <w:uiPriority w:val="99"/>
    <w:unhideWhenUsed/>
    <w:rsid w:val="002D6CEB"/>
    <w:pPr>
      <w:tabs>
        <w:tab w:val="center" w:pos="4819"/>
        <w:tab w:val="right" w:pos="9638"/>
      </w:tabs>
      <w:spacing w:after="0" w:line="240" w:lineRule="auto"/>
    </w:pPr>
  </w:style>
  <w:style w:type="character" w:customStyle="1" w:styleId="HeaderChar">
    <w:name w:val="Header Char"/>
    <w:basedOn w:val="DefaultParagraphFont"/>
    <w:link w:val="Header"/>
    <w:uiPriority w:val="99"/>
    <w:rsid w:val="002D6CEB"/>
  </w:style>
  <w:style w:type="paragraph" w:styleId="Footer">
    <w:name w:val="footer"/>
    <w:basedOn w:val="Normal"/>
    <w:link w:val="FooterChar"/>
    <w:uiPriority w:val="99"/>
    <w:unhideWhenUsed/>
    <w:rsid w:val="002D6CEB"/>
    <w:pPr>
      <w:tabs>
        <w:tab w:val="center" w:pos="4819"/>
        <w:tab w:val="right" w:pos="9638"/>
      </w:tabs>
      <w:spacing w:after="0" w:line="240" w:lineRule="auto"/>
    </w:pPr>
  </w:style>
  <w:style w:type="character" w:customStyle="1" w:styleId="FooterChar">
    <w:name w:val="Footer Char"/>
    <w:basedOn w:val="DefaultParagraphFont"/>
    <w:link w:val="Footer"/>
    <w:uiPriority w:val="99"/>
    <w:rsid w:val="002D6CEB"/>
  </w:style>
  <w:style w:type="character" w:styleId="CommentReference">
    <w:name w:val="annotation reference"/>
    <w:basedOn w:val="DefaultParagraphFont"/>
    <w:uiPriority w:val="99"/>
    <w:semiHidden/>
    <w:unhideWhenUsed/>
    <w:rsid w:val="00846B2C"/>
    <w:rPr>
      <w:sz w:val="16"/>
      <w:szCs w:val="16"/>
    </w:rPr>
  </w:style>
  <w:style w:type="paragraph" w:styleId="CommentText">
    <w:name w:val="annotation text"/>
    <w:basedOn w:val="Normal"/>
    <w:link w:val="CommentTextChar"/>
    <w:uiPriority w:val="99"/>
    <w:semiHidden/>
    <w:unhideWhenUsed/>
    <w:rsid w:val="00846B2C"/>
    <w:pPr>
      <w:spacing w:line="240" w:lineRule="auto"/>
    </w:pPr>
    <w:rPr>
      <w:sz w:val="20"/>
      <w:szCs w:val="20"/>
    </w:rPr>
  </w:style>
  <w:style w:type="character" w:customStyle="1" w:styleId="CommentTextChar">
    <w:name w:val="Comment Text Char"/>
    <w:basedOn w:val="DefaultParagraphFont"/>
    <w:link w:val="CommentText"/>
    <w:uiPriority w:val="99"/>
    <w:semiHidden/>
    <w:rsid w:val="00846B2C"/>
    <w:rPr>
      <w:sz w:val="20"/>
      <w:szCs w:val="20"/>
    </w:rPr>
  </w:style>
  <w:style w:type="paragraph" w:styleId="CommentSubject">
    <w:name w:val="annotation subject"/>
    <w:basedOn w:val="CommentText"/>
    <w:next w:val="CommentText"/>
    <w:link w:val="CommentSubjectChar"/>
    <w:uiPriority w:val="99"/>
    <w:semiHidden/>
    <w:unhideWhenUsed/>
    <w:rsid w:val="00846B2C"/>
    <w:rPr>
      <w:b/>
      <w:bCs/>
    </w:rPr>
  </w:style>
  <w:style w:type="character" w:customStyle="1" w:styleId="CommentSubjectChar">
    <w:name w:val="Comment Subject Char"/>
    <w:basedOn w:val="CommentTextChar"/>
    <w:link w:val="CommentSubject"/>
    <w:uiPriority w:val="99"/>
    <w:semiHidden/>
    <w:rsid w:val="00846B2C"/>
    <w:rPr>
      <w:b/>
      <w:bCs/>
      <w:sz w:val="20"/>
      <w:szCs w:val="20"/>
    </w:rPr>
  </w:style>
  <w:style w:type="paragraph" w:styleId="BalloonText">
    <w:name w:val="Balloon Text"/>
    <w:basedOn w:val="Normal"/>
    <w:link w:val="BalloonTextChar"/>
    <w:uiPriority w:val="99"/>
    <w:semiHidden/>
    <w:unhideWhenUsed/>
    <w:rsid w:val="00846B2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6B2C"/>
    <w:rPr>
      <w:rFonts w:ascii="Segoe UI" w:hAnsi="Segoe UI" w:cs="Segoe UI"/>
      <w:sz w:val="18"/>
      <w:szCs w:val="18"/>
    </w:rPr>
  </w:style>
  <w:style w:type="paragraph" w:styleId="Revision">
    <w:name w:val="Revision"/>
    <w:hidden/>
    <w:uiPriority w:val="99"/>
    <w:semiHidden/>
    <w:rsid w:val="00C17EF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1045110">
      <w:bodyDiv w:val="1"/>
      <w:marLeft w:val="0"/>
      <w:marRight w:val="0"/>
      <w:marTop w:val="0"/>
      <w:marBottom w:val="0"/>
      <w:divBdr>
        <w:top w:val="none" w:sz="0" w:space="0" w:color="auto"/>
        <w:left w:val="none" w:sz="0" w:space="0" w:color="auto"/>
        <w:bottom w:val="none" w:sz="0" w:space="0" w:color="auto"/>
        <w:right w:val="none" w:sz="0" w:space="0" w:color="auto"/>
      </w:divBdr>
      <w:divsChild>
        <w:div w:id="429787546">
          <w:marLeft w:val="806"/>
          <w:marRight w:val="0"/>
          <w:marTop w:val="7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81F7C6-93EF-44CC-9D1B-0ADFF3059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9</Pages>
  <Words>1375</Words>
  <Characters>7840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Molde University College</Company>
  <LinksUpToDate>false</LinksUpToDate>
  <CharactersWithSpaces>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 Mattia Alessandro Edoardo Giorgio David</dc:creator>
  <cp:keywords/>
  <dc:description/>
  <cp:lastModifiedBy>Di Mattia Alessandro Edoardo Giorgio David</cp:lastModifiedBy>
  <cp:revision>22</cp:revision>
  <dcterms:created xsi:type="dcterms:W3CDTF">2021-12-06T05:31:00Z</dcterms:created>
  <dcterms:modified xsi:type="dcterms:W3CDTF">2021-12-06T14:31:00Z</dcterms:modified>
</cp:coreProperties>
</file>