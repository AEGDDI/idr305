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3503A" w14:textId="765572F9" w:rsidR="000B1227" w:rsidRDefault="00FE4801" w:rsidP="004E3664">
      <w:pPr>
        <w:pStyle w:val="Title"/>
        <w:jc w:val="center"/>
        <w:rPr>
          <w:sz w:val="40"/>
          <w:szCs w:val="40"/>
        </w:rPr>
      </w:pPr>
      <w:r w:rsidRPr="00FE4801">
        <w:rPr>
          <w:sz w:val="40"/>
          <w:szCs w:val="40"/>
        </w:rPr>
        <w:t>IDR305 21H Introduction to Economics for Sport Management</w:t>
      </w:r>
      <w:r w:rsidR="004E3664">
        <w:rPr>
          <w:sz w:val="40"/>
          <w:szCs w:val="40"/>
        </w:rPr>
        <w:t xml:space="preserve"> Exam</w:t>
      </w:r>
    </w:p>
    <w:p w14:paraId="02EF6CF6" w14:textId="77777777" w:rsidR="007248D0" w:rsidRPr="00AD0B2B" w:rsidRDefault="007248D0" w:rsidP="00102AB6">
      <w:pPr>
        <w:pStyle w:val="Heading1"/>
        <w:rPr>
          <w:b/>
          <w:sz w:val="24"/>
          <w:szCs w:val="24"/>
        </w:rPr>
      </w:pPr>
      <w:r w:rsidRPr="00AD0B2B">
        <w:rPr>
          <w:b/>
          <w:sz w:val="24"/>
          <w:szCs w:val="24"/>
        </w:rPr>
        <w:t>Instructions (read carefully)</w:t>
      </w:r>
    </w:p>
    <w:p w14:paraId="3633C99F" w14:textId="77777777" w:rsidR="007248D0" w:rsidRDefault="007248D0" w:rsidP="007248D0">
      <w:pPr>
        <w:pStyle w:val="ListParagraph"/>
        <w:numPr>
          <w:ilvl w:val="0"/>
          <w:numId w:val="1"/>
        </w:numPr>
        <w:spacing w:line="240" w:lineRule="auto"/>
        <w:jc w:val="both"/>
        <w:rPr>
          <w:b/>
          <w:sz w:val="24"/>
          <w:szCs w:val="24"/>
        </w:rPr>
      </w:pPr>
      <w:r w:rsidRPr="00AD0B2B">
        <w:rPr>
          <w:b/>
          <w:sz w:val="24"/>
          <w:szCs w:val="24"/>
        </w:rPr>
        <w:t xml:space="preserve">The final exam lasts </w:t>
      </w:r>
      <w:r>
        <w:rPr>
          <w:b/>
          <w:sz w:val="24"/>
          <w:szCs w:val="24"/>
        </w:rPr>
        <w:t>3</w:t>
      </w:r>
      <w:r w:rsidRPr="00AD0B2B">
        <w:rPr>
          <w:b/>
          <w:sz w:val="24"/>
          <w:szCs w:val="24"/>
        </w:rPr>
        <w:t xml:space="preserve"> hour</w:t>
      </w:r>
      <w:r>
        <w:rPr>
          <w:b/>
          <w:sz w:val="24"/>
          <w:szCs w:val="24"/>
        </w:rPr>
        <w:t>s</w:t>
      </w:r>
      <w:r w:rsidRPr="00AD0B2B">
        <w:rPr>
          <w:b/>
          <w:sz w:val="24"/>
          <w:szCs w:val="24"/>
        </w:rPr>
        <w:t xml:space="preserve">. </w:t>
      </w:r>
    </w:p>
    <w:p w14:paraId="7BCAB1B3" w14:textId="429B86B1" w:rsidR="007248D0" w:rsidRPr="00AD0B2B" w:rsidRDefault="007248D0" w:rsidP="007248D0">
      <w:pPr>
        <w:pStyle w:val="ListParagraph"/>
        <w:numPr>
          <w:ilvl w:val="0"/>
          <w:numId w:val="1"/>
        </w:numPr>
        <w:spacing w:line="240" w:lineRule="auto"/>
        <w:jc w:val="both"/>
        <w:rPr>
          <w:b/>
          <w:sz w:val="24"/>
          <w:szCs w:val="24"/>
        </w:rPr>
      </w:pPr>
      <w:r>
        <w:rPr>
          <w:b/>
          <w:sz w:val="24"/>
          <w:szCs w:val="24"/>
        </w:rPr>
        <w:t xml:space="preserve">You </w:t>
      </w:r>
      <w:r w:rsidR="00102AB6">
        <w:rPr>
          <w:b/>
          <w:sz w:val="24"/>
          <w:szCs w:val="24"/>
        </w:rPr>
        <w:t>can</w:t>
      </w:r>
      <w:r>
        <w:rPr>
          <w:b/>
          <w:sz w:val="24"/>
          <w:szCs w:val="24"/>
        </w:rPr>
        <w:t xml:space="preserve"> use calculators.</w:t>
      </w:r>
    </w:p>
    <w:p w14:paraId="2A10282C" w14:textId="0A533D67" w:rsidR="007248D0" w:rsidRPr="00AD0B2B" w:rsidRDefault="007248D0" w:rsidP="007248D0">
      <w:pPr>
        <w:pStyle w:val="ListParagraph"/>
        <w:numPr>
          <w:ilvl w:val="0"/>
          <w:numId w:val="1"/>
        </w:numPr>
        <w:spacing w:line="240" w:lineRule="auto"/>
        <w:jc w:val="both"/>
        <w:rPr>
          <w:b/>
          <w:sz w:val="24"/>
          <w:szCs w:val="24"/>
        </w:rPr>
      </w:pPr>
      <w:r w:rsidRPr="00AD0B2B">
        <w:rPr>
          <w:b/>
          <w:sz w:val="24"/>
          <w:szCs w:val="24"/>
        </w:rPr>
        <w:t xml:space="preserve">Justify all your answers </w:t>
      </w:r>
      <w:r w:rsidR="00E51795">
        <w:rPr>
          <w:b/>
          <w:sz w:val="24"/>
          <w:szCs w:val="24"/>
        </w:rPr>
        <w:t>with</w:t>
      </w:r>
      <w:r w:rsidRPr="00AD0B2B">
        <w:rPr>
          <w:b/>
          <w:sz w:val="24"/>
          <w:szCs w:val="24"/>
        </w:rPr>
        <w:t xml:space="preserve"> economic concepts, </w:t>
      </w:r>
      <w:r w:rsidR="00E51795">
        <w:rPr>
          <w:b/>
          <w:sz w:val="24"/>
          <w:szCs w:val="24"/>
        </w:rPr>
        <w:t>logical</w:t>
      </w:r>
      <w:r w:rsidRPr="00AD0B2B">
        <w:rPr>
          <w:b/>
          <w:sz w:val="24"/>
          <w:szCs w:val="24"/>
        </w:rPr>
        <w:t xml:space="preserve"> reasoning</w:t>
      </w:r>
      <w:r w:rsidR="007F232E">
        <w:rPr>
          <w:b/>
          <w:sz w:val="24"/>
          <w:szCs w:val="24"/>
        </w:rPr>
        <w:t>, and love for sport</w:t>
      </w:r>
      <w:r w:rsidRPr="00AD0B2B">
        <w:rPr>
          <w:b/>
          <w:sz w:val="24"/>
          <w:szCs w:val="24"/>
        </w:rPr>
        <w:t>.</w:t>
      </w:r>
    </w:p>
    <w:p w14:paraId="48E1FB79" w14:textId="36674693" w:rsidR="007248D0" w:rsidRPr="00AD0B2B" w:rsidRDefault="007248D0" w:rsidP="007F232E">
      <w:pPr>
        <w:spacing w:line="240" w:lineRule="auto"/>
        <w:ind w:firstLine="720"/>
        <w:jc w:val="both"/>
        <w:rPr>
          <w:b/>
          <w:sz w:val="24"/>
          <w:szCs w:val="24"/>
        </w:rPr>
      </w:pPr>
      <w:r w:rsidRPr="00AD0B2B">
        <w:rPr>
          <w:b/>
          <w:sz w:val="24"/>
          <w:szCs w:val="24"/>
        </w:rPr>
        <w:t>Good Luck!</w:t>
      </w:r>
      <w:r w:rsidR="007F232E">
        <w:rPr>
          <w:b/>
          <w:sz w:val="24"/>
          <w:szCs w:val="24"/>
        </w:rPr>
        <w:t xml:space="preserve"> </w:t>
      </w:r>
    </w:p>
    <w:p w14:paraId="4728BF74" w14:textId="7910FA7B" w:rsidR="004E3664" w:rsidRDefault="00102AB6" w:rsidP="00102AB6">
      <w:pPr>
        <w:pStyle w:val="Heading1"/>
      </w:pPr>
      <w:r w:rsidRPr="00102AB6">
        <w:t>Question 1 (20 points)</w:t>
      </w:r>
    </w:p>
    <w:p w14:paraId="5400F81A" w14:textId="67927FA1" w:rsidR="00D64595" w:rsidRDefault="00D64595" w:rsidP="00D64595">
      <w:pPr>
        <w:rPr>
          <w:lang w:val="en-GB"/>
        </w:rPr>
      </w:pPr>
      <w:r>
        <w:rPr>
          <w:lang w:val="en-GB"/>
        </w:rPr>
        <w:t xml:space="preserve">Suppose there is a country that can produce two goods: X and Y. The country has </w:t>
      </w:r>
      <w:r w:rsidR="000C0936">
        <w:rPr>
          <w:lang w:val="en-GB"/>
        </w:rPr>
        <w:t>3</w:t>
      </w:r>
      <w:r>
        <w:rPr>
          <w:lang w:val="en-GB"/>
        </w:rPr>
        <w:t xml:space="preserve">00 machines and </w:t>
      </w:r>
      <w:r w:rsidR="000C0936">
        <w:rPr>
          <w:lang w:val="en-GB"/>
        </w:rPr>
        <w:t>5</w:t>
      </w:r>
      <w:r>
        <w:rPr>
          <w:lang w:val="en-GB"/>
        </w:rPr>
        <w:t xml:space="preserve">00 workers. Each machine can produce </w:t>
      </w:r>
      <w:r w:rsidR="000C0936">
        <w:rPr>
          <w:lang w:val="en-GB"/>
        </w:rPr>
        <w:t xml:space="preserve">4 </w:t>
      </w:r>
      <w:r>
        <w:rPr>
          <w:lang w:val="en-GB"/>
        </w:rPr>
        <w:t xml:space="preserve">units of X or </w:t>
      </w:r>
      <w:r w:rsidR="000C0936">
        <w:rPr>
          <w:lang w:val="en-GB"/>
        </w:rPr>
        <w:t>2</w:t>
      </w:r>
      <w:r>
        <w:rPr>
          <w:lang w:val="en-GB"/>
        </w:rPr>
        <w:t xml:space="preserve"> units of Y. Each worker can produce </w:t>
      </w:r>
      <w:r w:rsidR="000C0936">
        <w:rPr>
          <w:lang w:val="en-GB"/>
        </w:rPr>
        <w:t>1</w:t>
      </w:r>
      <w:r>
        <w:rPr>
          <w:lang w:val="en-GB"/>
        </w:rPr>
        <w:t xml:space="preserve"> units of X and </w:t>
      </w:r>
      <w:r w:rsidR="000C0936">
        <w:rPr>
          <w:lang w:val="en-GB"/>
        </w:rPr>
        <w:t>3</w:t>
      </w:r>
      <w:r>
        <w:rPr>
          <w:lang w:val="en-GB"/>
        </w:rPr>
        <w:t xml:space="preserve"> units of Y.</w:t>
      </w:r>
    </w:p>
    <w:p w14:paraId="30E459EC" w14:textId="13A91259" w:rsidR="00105AC4" w:rsidRPr="00732762" w:rsidRDefault="00105AC4" w:rsidP="00105AC4">
      <w:pPr>
        <w:pStyle w:val="ListParagraph"/>
        <w:numPr>
          <w:ilvl w:val="0"/>
          <w:numId w:val="19"/>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 xml:space="preserve">Please draw a production possibilities frontier of this country and mark all the points (X and Y) where the curve changes its slope as well as the maximal production of X and Y. </w:t>
      </w:r>
      <w:r w:rsidRPr="00105AC4">
        <w:rPr>
          <w:rFonts w:asciiTheme="minorHAnsi" w:eastAsiaTheme="minorHAnsi" w:hAnsiTheme="minorHAnsi" w:cstheme="minorBidi"/>
          <w:b/>
          <w:bCs/>
          <w:sz w:val="22"/>
          <w:szCs w:val="22"/>
          <w:lang w:eastAsia="en-US"/>
        </w:rPr>
        <w:t>(8 points)</w:t>
      </w:r>
    </w:p>
    <w:p w14:paraId="5831A4AA" w14:textId="7B8A63FD" w:rsidR="00732762" w:rsidRPr="00CD008B" w:rsidRDefault="00732762" w:rsidP="00105AC4">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the country </w:t>
      </w:r>
      <w:r w:rsidR="00F901CA">
        <w:rPr>
          <w:rFonts w:asciiTheme="minorHAnsi" w:eastAsiaTheme="minorHAnsi" w:hAnsiTheme="minorHAnsi" w:cstheme="minorBidi"/>
          <w:sz w:val="22"/>
          <w:szCs w:val="22"/>
          <w:lang w:eastAsia="en-US"/>
        </w:rPr>
        <w:t>need to consume</w:t>
      </w:r>
      <w:r>
        <w:rPr>
          <w:rFonts w:asciiTheme="minorHAnsi" w:eastAsiaTheme="minorHAnsi" w:hAnsiTheme="minorHAnsi" w:cstheme="minorBidi"/>
          <w:sz w:val="22"/>
          <w:szCs w:val="22"/>
          <w:lang w:eastAsia="en-US"/>
        </w:rPr>
        <w:t xml:space="preserve"> </w:t>
      </w:r>
      <w:r w:rsidR="00BC3256">
        <w:rPr>
          <w:rFonts w:asciiTheme="minorHAnsi" w:eastAsiaTheme="minorHAnsi" w:hAnsiTheme="minorHAnsi" w:cstheme="minorBidi"/>
          <w:sz w:val="22"/>
          <w:szCs w:val="22"/>
          <w:lang w:eastAsia="en-US"/>
        </w:rPr>
        <w:t>1500</w:t>
      </w:r>
      <w:r>
        <w:rPr>
          <w:rFonts w:asciiTheme="minorHAnsi" w:eastAsiaTheme="minorHAnsi" w:hAnsiTheme="minorHAnsi" w:cstheme="minorBidi"/>
          <w:sz w:val="22"/>
          <w:szCs w:val="22"/>
          <w:lang w:eastAsia="en-US"/>
        </w:rPr>
        <w:t xml:space="preserve"> units of </w:t>
      </w:r>
      <w:r w:rsidR="00BC3256">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 xml:space="preserve">. in this case, how many units of </w:t>
      </w:r>
      <w:r w:rsidR="00BC3256">
        <w:rPr>
          <w:rFonts w:asciiTheme="minorHAnsi" w:eastAsiaTheme="minorHAnsi" w:hAnsiTheme="minorHAnsi" w:cstheme="minorBidi"/>
          <w:sz w:val="22"/>
          <w:szCs w:val="22"/>
          <w:lang w:eastAsia="en-US"/>
        </w:rPr>
        <w:t>X</w:t>
      </w:r>
      <w:r>
        <w:rPr>
          <w:rFonts w:asciiTheme="minorHAnsi" w:eastAsiaTheme="minorHAnsi" w:hAnsiTheme="minorHAnsi" w:cstheme="minorBidi"/>
          <w:sz w:val="22"/>
          <w:szCs w:val="22"/>
          <w:lang w:eastAsia="en-US"/>
        </w:rPr>
        <w:t xml:space="preserve"> will it consume? </w:t>
      </w:r>
      <w:r w:rsidRPr="00105AC4">
        <w:rPr>
          <w:rFonts w:asciiTheme="minorHAnsi" w:eastAsiaTheme="minorHAnsi" w:hAnsiTheme="minorHAnsi" w:cstheme="minorBidi"/>
          <w:b/>
          <w:bCs/>
          <w:sz w:val="22"/>
          <w:szCs w:val="22"/>
          <w:lang w:eastAsia="en-US"/>
        </w:rPr>
        <w:t>(</w:t>
      </w:r>
      <w:r>
        <w:rPr>
          <w:rFonts w:asciiTheme="minorHAnsi" w:eastAsiaTheme="minorHAnsi" w:hAnsiTheme="minorHAnsi" w:cstheme="minorBidi"/>
          <w:b/>
          <w:bCs/>
          <w:sz w:val="22"/>
          <w:szCs w:val="22"/>
          <w:lang w:eastAsia="en-US"/>
        </w:rPr>
        <w:t>3</w:t>
      </w:r>
      <w:r w:rsidRPr="00105AC4">
        <w:rPr>
          <w:rFonts w:asciiTheme="minorHAnsi" w:eastAsiaTheme="minorHAnsi" w:hAnsiTheme="minorHAnsi" w:cstheme="minorBidi"/>
          <w:b/>
          <w:bCs/>
          <w:sz w:val="22"/>
          <w:szCs w:val="22"/>
          <w:lang w:eastAsia="en-US"/>
        </w:rPr>
        <w:t xml:space="preserve"> points)</w:t>
      </w:r>
    </w:p>
    <w:p w14:paraId="065F2287" w14:textId="57E83C63" w:rsidR="00CD008B" w:rsidRDefault="00CD008B" w:rsidP="00CD008B">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there is a world trade, such that </w:t>
      </w:r>
      <w:r w:rsidR="00DA374E">
        <w:rPr>
          <w:rFonts w:asciiTheme="minorHAnsi" w:eastAsiaTheme="minorHAnsi" w:hAnsiTheme="minorHAnsi" w:cstheme="minorBidi"/>
          <w:sz w:val="22"/>
          <w:szCs w:val="22"/>
          <w:lang w:eastAsia="en-US"/>
        </w:rPr>
        <w:t>1</w:t>
      </w:r>
      <w:r>
        <w:rPr>
          <w:rFonts w:asciiTheme="minorHAnsi" w:eastAsiaTheme="minorHAnsi" w:hAnsiTheme="minorHAnsi" w:cstheme="minorBidi"/>
          <w:sz w:val="22"/>
          <w:szCs w:val="22"/>
          <w:lang w:eastAsia="en-US"/>
        </w:rPr>
        <w:t xml:space="preserve"> unit of X is worth </w:t>
      </w:r>
      <w:r w:rsidR="00DA374E">
        <w:rPr>
          <w:rFonts w:asciiTheme="minorHAnsi" w:eastAsiaTheme="minorHAnsi" w:hAnsiTheme="minorHAnsi" w:cstheme="minorBidi"/>
          <w:sz w:val="22"/>
          <w:szCs w:val="22"/>
          <w:lang w:eastAsia="en-US"/>
        </w:rPr>
        <w:t>4</w:t>
      </w:r>
      <w:r w:rsidR="00937DD4">
        <w:rPr>
          <w:rFonts w:asciiTheme="minorHAnsi" w:eastAsiaTheme="minorHAnsi" w:hAnsiTheme="minorHAnsi" w:cstheme="minorBidi"/>
          <w:sz w:val="22"/>
          <w:szCs w:val="22"/>
          <w:lang w:eastAsia="en-US"/>
        </w:rPr>
        <w:t xml:space="preserve"> </w:t>
      </w:r>
      <w:r>
        <w:rPr>
          <w:rFonts w:asciiTheme="minorHAnsi" w:eastAsiaTheme="minorHAnsi" w:hAnsiTheme="minorHAnsi" w:cstheme="minorBidi"/>
          <w:sz w:val="22"/>
          <w:szCs w:val="22"/>
          <w:lang w:eastAsia="en-US"/>
        </w:rPr>
        <w:t xml:space="preserve">units of Y. How many units of X and Y should the country produce and why? </w:t>
      </w:r>
      <w:r w:rsidRPr="00105AC4">
        <w:rPr>
          <w:rFonts w:asciiTheme="minorHAnsi" w:eastAsiaTheme="minorHAnsi" w:hAnsiTheme="minorHAnsi" w:cstheme="minorBidi"/>
          <w:b/>
          <w:bCs/>
          <w:sz w:val="22"/>
          <w:szCs w:val="22"/>
          <w:lang w:eastAsia="en-US"/>
        </w:rPr>
        <w:t>(</w:t>
      </w:r>
      <w:r>
        <w:rPr>
          <w:rFonts w:asciiTheme="minorHAnsi" w:eastAsiaTheme="minorHAnsi" w:hAnsiTheme="minorHAnsi" w:cstheme="minorBidi"/>
          <w:b/>
          <w:bCs/>
          <w:sz w:val="22"/>
          <w:szCs w:val="22"/>
          <w:lang w:eastAsia="en-US"/>
        </w:rPr>
        <w:t>4</w:t>
      </w:r>
      <w:r w:rsidRPr="00105AC4">
        <w:rPr>
          <w:rFonts w:asciiTheme="minorHAnsi" w:eastAsiaTheme="minorHAnsi" w:hAnsiTheme="minorHAnsi" w:cstheme="minorBidi"/>
          <w:b/>
          <w:bCs/>
          <w:sz w:val="22"/>
          <w:szCs w:val="22"/>
          <w:lang w:eastAsia="en-US"/>
        </w:rPr>
        <w:t xml:space="preserve"> points)</w:t>
      </w:r>
    </w:p>
    <w:p w14:paraId="11766721" w14:textId="5714BAC5" w:rsidR="00CD008B" w:rsidRPr="00105AC4" w:rsidRDefault="00CD008B" w:rsidP="00105AC4">
      <w:pPr>
        <w:pStyle w:val="ListParagraph"/>
        <w:numPr>
          <w:ilvl w:val="0"/>
          <w:numId w:val="19"/>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Suppose that during the world trade, the country still needs to consume </w:t>
      </w:r>
      <w:r w:rsidR="00DA374E">
        <w:rPr>
          <w:rFonts w:asciiTheme="minorHAnsi" w:eastAsiaTheme="minorHAnsi" w:hAnsiTheme="minorHAnsi" w:cstheme="minorBidi"/>
          <w:sz w:val="22"/>
          <w:szCs w:val="22"/>
          <w:lang w:eastAsia="en-US"/>
        </w:rPr>
        <w:t>1500</w:t>
      </w:r>
      <w:r w:rsidR="00F901CA">
        <w:rPr>
          <w:rFonts w:asciiTheme="minorHAnsi" w:eastAsiaTheme="minorHAnsi" w:hAnsiTheme="minorHAnsi" w:cstheme="minorBidi"/>
          <w:sz w:val="22"/>
          <w:szCs w:val="22"/>
          <w:lang w:eastAsia="en-US"/>
        </w:rPr>
        <w:t xml:space="preserve"> units of </w:t>
      </w:r>
      <w:r w:rsidR="00DA374E">
        <w:rPr>
          <w:rFonts w:asciiTheme="minorHAnsi" w:eastAsiaTheme="minorHAnsi" w:hAnsiTheme="minorHAnsi" w:cstheme="minorBidi"/>
          <w:sz w:val="22"/>
          <w:szCs w:val="22"/>
          <w:lang w:eastAsia="en-US"/>
        </w:rPr>
        <w:t>Y</w:t>
      </w:r>
      <w:r w:rsidR="00F901CA">
        <w:rPr>
          <w:rFonts w:asciiTheme="minorHAnsi" w:eastAsiaTheme="minorHAnsi" w:hAnsiTheme="minorHAnsi" w:cstheme="minorBidi"/>
          <w:sz w:val="22"/>
          <w:szCs w:val="22"/>
          <w:lang w:eastAsia="en-US"/>
        </w:rPr>
        <w:t xml:space="preserve">. in this case, how many units of </w:t>
      </w:r>
      <w:r w:rsidR="00DA374E">
        <w:rPr>
          <w:rFonts w:asciiTheme="minorHAnsi" w:eastAsiaTheme="minorHAnsi" w:hAnsiTheme="minorHAnsi" w:cstheme="minorBidi"/>
          <w:sz w:val="22"/>
          <w:szCs w:val="22"/>
          <w:lang w:eastAsia="en-US"/>
        </w:rPr>
        <w:t>X</w:t>
      </w:r>
      <w:r w:rsidR="00F901CA">
        <w:rPr>
          <w:rFonts w:asciiTheme="minorHAnsi" w:eastAsiaTheme="minorHAnsi" w:hAnsiTheme="minorHAnsi" w:cstheme="minorBidi"/>
          <w:sz w:val="22"/>
          <w:szCs w:val="22"/>
          <w:lang w:eastAsia="en-US"/>
        </w:rPr>
        <w:t xml:space="preserve"> will it consume?</w:t>
      </w:r>
      <w:r w:rsidR="0024414C">
        <w:rPr>
          <w:rFonts w:asciiTheme="minorHAnsi" w:eastAsiaTheme="minorHAnsi" w:hAnsiTheme="minorHAnsi" w:cstheme="minorBidi"/>
          <w:sz w:val="22"/>
          <w:szCs w:val="22"/>
          <w:lang w:eastAsia="en-US"/>
        </w:rPr>
        <w:t xml:space="preserve"> </w:t>
      </w:r>
      <w:r w:rsidR="0024414C" w:rsidRPr="00105AC4">
        <w:rPr>
          <w:rFonts w:asciiTheme="minorHAnsi" w:eastAsiaTheme="minorHAnsi" w:hAnsiTheme="minorHAnsi" w:cstheme="minorBidi"/>
          <w:b/>
          <w:bCs/>
          <w:sz w:val="22"/>
          <w:szCs w:val="22"/>
          <w:lang w:eastAsia="en-US"/>
        </w:rPr>
        <w:t>(</w:t>
      </w:r>
      <w:r w:rsidR="0024414C">
        <w:rPr>
          <w:rFonts w:asciiTheme="minorHAnsi" w:eastAsiaTheme="minorHAnsi" w:hAnsiTheme="minorHAnsi" w:cstheme="minorBidi"/>
          <w:b/>
          <w:bCs/>
          <w:sz w:val="22"/>
          <w:szCs w:val="22"/>
          <w:lang w:eastAsia="en-US"/>
        </w:rPr>
        <w:t xml:space="preserve">5 </w:t>
      </w:r>
      <w:r w:rsidR="0024414C" w:rsidRPr="00105AC4">
        <w:rPr>
          <w:rFonts w:asciiTheme="minorHAnsi" w:eastAsiaTheme="minorHAnsi" w:hAnsiTheme="minorHAnsi" w:cstheme="minorBidi"/>
          <w:b/>
          <w:bCs/>
          <w:sz w:val="22"/>
          <w:szCs w:val="22"/>
          <w:lang w:eastAsia="en-US"/>
        </w:rPr>
        <w:t>points)</w:t>
      </w:r>
    </w:p>
    <w:p w14:paraId="069CD63E" w14:textId="17EDA074" w:rsidR="00105AC4" w:rsidRDefault="00105AC4" w:rsidP="00105AC4"/>
    <w:p w14:paraId="65D0E092" w14:textId="07735B1A" w:rsidR="00105AC4" w:rsidRDefault="00105AC4" w:rsidP="00105AC4">
      <w:pPr>
        <w:pStyle w:val="Heading1"/>
      </w:pPr>
      <w:r>
        <w:t xml:space="preserve">Answer </w:t>
      </w:r>
    </w:p>
    <w:p w14:paraId="6F7AAD50" w14:textId="4A5FB597" w:rsidR="00105AC4" w:rsidRDefault="00105AC4" w:rsidP="00105AC4"/>
    <w:tbl>
      <w:tblPr>
        <w:tblStyle w:val="TableGrid"/>
        <w:tblW w:w="0" w:type="auto"/>
        <w:tblLook w:val="04A0" w:firstRow="1" w:lastRow="0" w:firstColumn="1" w:lastColumn="0" w:noHBand="0" w:noVBand="1"/>
      </w:tblPr>
      <w:tblGrid>
        <w:gridCol w:w="3132"/>
        <w:gridCol w:w="3132"/>
        <w:gridCol w:w="3132"/>
      </w:tblGrid>
      <w:tr w:rsidR="00105AC4" w14:paraId="05ECAC1C" w14:textId="77777777" w:rsidTr="00105AC4">
        <w:tc>
          <w:tcPr>
            <w:tcW w:w="3132" w:type="dxa"/>
          </w:tcPr>
          <w:p w14:paraId="5E0CA318" w14:textId="77777777" w:rsidR="00105AC4" w:rsidRDefault="00105AC4" w:rsidP="00105AC4"/>
        </w:tc>
        <w:tc>
          <w:tcPr>
            <w:tcW w:w="3132" w:type="dxa"/>
          </w:tcPr>
          <w:p w14:paraId="25D9C86E" w14:textId="4F3E1035" w:rsidR="00105AC4" w:rsidRDefault="00105AC4" w:rsidP="00105AC4">
            <w:r>
              <w:t xml:space="preserve">Machines </w:t>
            </w:r>
          </w:p>
        </w:tc>
        <w:tc>
          <w:tcPr>
            <w:tcW w:w="3132" w:type="dxa"/>
          </w:tcPr>
          <w:p w14:paraId="2EEAEF57" w14:textId="2CD8E7AC" w:rsidR="00105AC4" w:rsidRPr="00D52420" w:rsidRDefault="00D52420" w:rsidP="00105AC4">
            <w:pPr>
              <w:rPr>
                <w:lang w:val="en-GB"/>
              </w:rPr>
            </w:pPr>
            <w:r w:rsidRPr="00D52420">
              <w:rPr>
                <w:lang w:val="en-GB"/>
              </w:rPr>
              <w:t>Workers</w:t>
            </w:r>
          </w:p>
        </w:tc>
      </w:tr>
      <w:tr w:rsidR="00105AC4" w14:paraId="588906D8" w14:textId="77777777" w:rsidTr="00105AC4">
        <w:tc>
          <w:tcPr>
            <w:tcW w:w="3132" w:type="dxa"/>
          </w:tcPr>
          <w:p w14:paraId="639356EE" w14:textId="1C4DD69D" w:rsidR="00105AC4" w:rsidRPr="00105AC4" w:rsidRDefault="00105AC4" w:rsidP="00105AC4">
            <w:pPr>
              <w:rPr>
                <w:lang w:val="en-GB"/>
              </w:rPr>
            </w:pPr>
            <w:r w:rsidRPr="00105AC4">
              <w:rPr>
                <w:lang w:val="en-GB"/>
              </w:rPr>
              <w:t>Production X per on</w:t>
            </w:r>
            <w:r>
              <w:rPr>
                <w:lang w:val="en-GB"/>
              </w:rPr>
              <w:t>e unit</w:t>
            </w:r>
          </w:p>
        </w:tc>
        <w:tc>
          <w:tcPr>
            <w:tcW w:w="3132" w:type="dxa"/>
          </w:tcPr>
          <w:p w14:paraId="267AE179" w14:textId="1CF7C095" w:rsidR="00105AC4" w:rsidRPr="00105AC4" w:rsidRDefault="000C0936" w:rsidP="00105AC4">
            <w:pPr>
              <w:rPr>
                <w:lang w:val="en-GB"/>
              </w:rPr>
            </w:pPr>
            <w:r>
              <w:rPr>
                <w:lang w:val="en-GB"/>
              </w:rPr>
              <w:t>4</w:t>
            </w:r>
          </w:p>
        </w:tc>
        <w:tc>
          <w:tcPr>
            <w:tcW w:w="3132" w:type="dxa"/>
          </w:tcPr>
          <w:p w14:paraId="53289FD8" w14:textId="3403671D" w:rsidR="00105AC4" w:rsidRPr="00105AC4" w:rsidRDefault="000C0936" w:rsidP="00105AC4">
            <w:pPr>
              <w:rPr>
                <w:lang w:val="en-GB"/>
              </w:rPr>
            </w:pPr>
            <w:r>
              <w:rPr>
                <w:lang w:val="en-GB"/>
              </w:rPr>
              <w:t>1</w:t>
            </w:r>
          </w:p>
        </w:tc>
      </w:tr>
      <w:tr w:rsidR="00105AC4" w14:paraId="7B67D204" w14:textId="77777777" w:rsidTr="00105AC4">
        <w:tc>
          <w:tcPr>
            <w:tcW w:w="3132" w:type="dxa"/>
          </w:tcPr>
          <w:p w14:paraId="1BD88375" w14:textId="2769458E" w:rsidR="00105AC4" w:rsidRPr="00105AC4" w:rsidRDefault="00105AC4" w:rsidP="00105AC4">
            <w:pPr>
              <w:rPr>
                <w:lang w:val="en-GB"/>
              </w:rPr>
            </w:pPr>
            <w:r w:rsidRPr="00105AC4">
              <w:rPr>
                <w:lang w:val="en-GB"/>
              </w:rPr>
              <w:t xml:space="preserve">Production </w:t>
            </w:r>
            <w:r w:rsidR="005B18E2">
              <w:rPr>
                <w:lang w:val="en-GB"/>
              </w:rPr>
              <w:t>Y</w:t>
            </w:r>
            <w:r w:rsidRPr="00105AC4">
              <w:rPr>
                <w:lang w:val="en-GB"/>
              </w:rPr>
              <w:t xml:space="preserve"> per on</w:t>
            </w:r>
            <w:r>
              <w:rPr>
                <w:lang w:val="en-GB"/>
              </w:rPr>
              <w:t>e unit</w:t>
            </w:r>
          </w:p>
        </w:tc>
        <w:tc>
          <w:tcPr>
            <w:tcW w:w="3132" w:type="dxa"/>
          </w:tcPr>
          <w:p w14:paraId="5C37E410" w14:textId="67A3D0D2" w:rsidR="00105AC4" w:rsidRPr="00105AC4" w:rsidRDefault="000C0936" w:rsidP="00105AC4">
            <w:pPr>
              <w:rPr>
                <w:lang w:val="en-GB"/>
              </w:rPr>
            </w:pPr>
            <w:r>
              <w:rPr>
                <w:lang w:val="en-GB"/>
              </w:rPr>
              <w:t>2</w:t>
            </w:r>
          </w:p>
        </w:tc>
        <w:tc>
          <w:tcPr>
            <w:tcW w:w="3132" w:type="dxa"/>
          </w:tcPr>
          <w:p w14:paraId="67351B5E" w14:textId="0FB84FC8" w:rsidR="00105AC4" w:rsidRPr="00105AC4" w:rsidRDefault="000C0936" w:rsidP="00105AC4">
            <w:pPr>
              <w:rPr>
                <w:lang w:val="en-GB"/>
              </w:rPr>
            </w:pPr>
            <w:r>
              <w:rPr>
                <w:lang w:val="en-GB"/>
              </w:rPr>
              <w:t>3</w:t>
            </w:r>
          </w:p>
        </w:tc>
      </w:tr>
      <w:tr w:rsidR="00105AC4" w14:paraId="4794B5F9" w14:textId="77777777" w:rsidTr="00105AC4">
        <w:tc>
          <w:tcPr>
            <w:tcW w:w="3132" w:type="dxa"/>
          </w:tcPr>
          <w:p w14:paraId="58F0E0BB" w14:textId="3356F892" w:rsidR="00105AC4" w:rsidRPr="00105AC4" w:rsidRDefault="00105AC4" w:rsidP="00105AC4">
            <w:pPr>
              <w:rPr>
                <w:lang w:val="en-GB"/>
              </w:rPr>
            </w:pPr>
            <w:r>
              <w:rPr>
                <w:lang w:val="en-GB"/>
              </w:rPr>
              <w:t>MC in producing X in terms of Y</w:t>
            </w:r>
          </w:p>
        </w:tc>
        <w:tc>
          <w:tcPr>
            <w:tcW w:w="3132" w:type="dxa"/>
          </w:tcPr>
          <w:p w14:paraId="2BEA5AC0" w14:textId="377EC962" w:rsidR="00105AC4" w:rsidRPr="000C0936" w:rsidRDefault="000C0936" w:rsidP="00105AC4">
            <w:pPr>
              <w:rPr>
                <w:b/>
                <w:bCs/>
                <w:lang w:val="en-GB"/>
              </w:rPr>
            </w:pPr>
            <w:r w:rsidRPr="000C0936">
              <w:rPr>
                <w:b/>
                <w:bCs/>
                <w:lang w:val="en-GB"/>
              </w:rPr>
              <w:t>0.5</w:t>
            </w:r>
          </w:p>
        </w:tc>
        <w:tc>
          <w:tcPr>
            <w:tcW w:w="3132" w:type="dxa"/>
          </w:tcPr>
          <w:p w14:paraId="58A8320B" w14:textId="2CD95C23" w:rsidR="00105AC4" w:rsidRPr="000C0936" w:rsidRDefault="000C0936" w:rsidP="00105AC4">
            <w:pPr>
              <w:rPr>
                <w:lang w:val="en-GB"/>
              </w:rPr>
            </w:pPr>
            <w:r w:rsidRPr="000C0936">
              <w:rPr>
                <w:lang w:val="en-GB"/>
              </w:rPr>
              <w:t>3</w:t>
            </w:r>
          </w:p>
        </w:tc>
      </w:tr>
      <w:tr w:rsidR="00105AC4" w14:paraId="48905A56" w14:textId="77777777" w:rsidTr="00105AC4">
        <w:tc>
          <w:tcPr>
            <w:tcW w:w="3132" w:type="dxa"/>
          </w:tcPr>
          <w:p w14:paraId="2F15F377" w14:textId="5E1D264B" w:rsidR="00105AC4" w:rsidRPr="00105AC4" w:rsidRDefault="00105AC4" w:rsidP="00105AC4">
            <w:pPr>
              <w:rPr>
                <w:lang w:val="en-GB"/>
              </w:rPr>
            </w:pPr>
            <w:r>
              <w:rPr>
                <w:lang w:val="en-GB"/>
              </w:rPr>
              <w:t>MC in producing Y in terms of X</w:t>
            </w:r>
          </w:p>
        </w:tc>
        <w:tc>
          <w:tcPr>
            <w:tcW w:w="3132" w:type="dxa"/>
          </w:tcPr>
          <w:p w14:paraId="7829E62E" w14:textId="2AFB7E0A" w:rsidR="00105AC4" w:rsidRPr="000C0936" w:rsidRDefault="000C0936" w:rsidP="00105AC4">
            <w:pPr>
              <w:rPr>
                <w:lang w:val="en-GB"/>
              </w:rPr>
            </w:pPr>
            <w:r w:rsidRPr="000C0936">
              <w:rPr>
                <w:lang w:val="en-GB"/>
              </w:rPr>
              <w:t>2</w:t>
            </w:r>
          </w:p>
        </w:tc>
        <w:tc>
          <w:tcPr>
            <w:tcW w:w="3132" w:type="dxa"/>
          </w:tcPr>
          <w:p w14:paraId="7A707DA0" w14:textId="7F978B38" w:rsidR="00105AC4" w:rsidRPr="000C0936" w:rsidRDefault="000C0936" w:rsidP="00105AC4">
            <w:pPr>
              <w:rPr>
                <w:b/>
                <w:bCs/>
                <w:lang w:val="en-GB"/>
              </w:rPr>
            </w:pPr>
            <w:r w:rsidRPr="000C0936">
              <w:rPr>
                <w:b/>
                <w:bCs/>
                <w:lang w:val="en-GB"/>
              </w:rPr>
              <w:t>0.33</w:t>
            </w:r>
          </w:p>
        </w:tc>
      </w:tr>
      <w:tr w:rsidR="00105AC4" w14:paraId="52938E46" w14:textId="77777777" w:rsidTr="00105AC4">
        <w:tc>
          <w:tcPr>
            <w:tcW w:w="3132" w:type="dxa"/>
          </w:tcPr>
          <w:p w14:paraId="64E66EC8" w14:textId="1691BB42" w:rsidR="00105AC4" w:rsidRPr="00105AC4" w:rsidRDefault="00105AC4" w:rsidP="00105AC4">
            <w:pPr>
              <w:rPr>
                <w:lang w:val="en-GB"/>
              </w:rPr>
            </w:pPr>
            <w:r>
              <w:rPr>
                <w:lang w:val="en-GB"/>
              </w:rPr>
              <w:t>Max X</w:t>
            </w:r>
          </w:p>
        </w:tc>
        <w:tc>
          <w:tcPr>
            <w:tcW w:w="3132" w:type="dxa"/>
          </w:tcPr>
          <w:p w14:paraId="7734CAD1" w14:textId="59C39C15" w:rsidR="00105AC4" w:rsidRPr="00105AC4" w:rsidRDefault="000C0936" w:rsidP="00105AC4">
            <w:pPr>
              <w:rPr>
                <w:lang w:val="en-GB"/>
              </w:rPr>
            </w:pPr>
            <w:r>
              <w:rPr>
                <w:lang w:val="en-GB"/>
              </w:rPr>
              <w:t>3</w:t>
            </w:r>
            <w:r w:rsidR="00105AC4">
              <w:rPr>
                <w:lang w:val="en-GB"/>
              </w:rPr>
              <w:t>00*</w:t>
            </w:r>
            <w:r>
              <w:rPr>
                <w:lang w:val="en-GB"/>
              </w:rPr>
              <w:t xml:space="preserve">4 </w:t>
            </w:r>
            <w:r w:rsidR="00105AC4">
              <w:rPr>
                <w:lang w:val="en-GB"/>
              </w:rPr>
              <w:t xml:space="preserve">= </w:t>
            </w:r>
            <w:r w:rsidRPr="000C0936">
              <w:rPr>
                <w:b/>
                <w:bCs/>
                <w:lang w:val="en-GB"/>
              </w:rPr>
              <w:t>1200</w:t>
            </w:r>
          </w:p>
        </w:tc>
        <w:tc>
          <w:tcPr>
            <w:tcW w:w="3132" w:type="dxa"/>
          </w:tcPr>
          <w:p w14:paraId="3F559DCD" w14:textId="270D09C5" w:rsidR="00105AC4" w:rsidRPr="00105AC4" w:rsidRDefault="000C0936" w:rsidP="00105AC4">
            <w:pPr>
              <w:rPr>
                <w:lang w:val="en-GB"/>
              </w:rPr>
            </w:pPr>
            <w:r>
              <w:rPr>
                <w:lang w:val="en-GB"/>
              </w:rPr>
              <w:t>5</w:t>
            </w:r>
            <w:r w:rsidR="00105AC4">
              <w:rPr>
                <w:lang w:val="en-GB"/>
              </w:rPr>
              <w:t>00*</w:t>
            </w:r>
            <w:r>
              <w:rPr>
                <w:lang w:val="en-GB"/>
              </w:rPr>
              <w:t>1</w:t>
            </w:r>
            <w:r w:rsidR="00105AC4">
              <w:rPr>
                <w:lang w:val="en-GB"/>
              </w:rPr>
              <w:t xml:space="preserve"> = </w:t>
            </w:r>
            <w:r w:rsidRPr="000C0936">
              <w:rPr>
                <w:lang w:val="en-GB"/>
              </w:rPr>
              <w:t>500</w:t>
            </w:r>
          </w:p>
        </w:tc>
      </w:tr>
      <w:tr w:rsidR="00105AC4" w14:paraId="7F00FFCE" w14:textId="77777777" w:rsidTr="00105AC4">
        <w:tc>
          <w:tcPr>
            <w:tcW w:w="3132" w:type="dxa"/>
          </w:tcPr>
          <w:p w14:paraId="01C5F43E" w14:textId="1BE50F9A" w:rsidR="00105AC4" w:rsidRPr="00105AC4" w:rsidRDefault="00105AC4" w:rsidP="00105AC4">
            <w:pPr>
              <w:rPr>
                <w:lang w:val="en-GB"/>
              </w:rPr>
            </w:pPr>
            <w:r>
              <w:rPr>
                <w:lang w:val="en-GB"/>
              </w:rPr>
              <w:t>Max Y</w:t>
            </w:r>
          </w:p>
        </w:tc>
        <w:tc>
          <w:tcPr>
            <w:tcW w:w="3132" w:type="dxa"/>
          </w:tcPr>
          <w:p w14:paraId="223795B7" w14:textId="15A74970" w:rsidR="00105AC4" w:rsidRPr="00105AC4" w:rsidRDefault="000C0936" w:rsidP="00105AC4">
            <w:pPr>
              <w:rPr>
                <w:lang w:val="en-GB"/>
              </w:rPr>
            </w:pPr>
            <w:r>
              <w:rPr>
                <w:lang w:val="en-GB"/>
              </w:rPr>
              <w:t>3</w:t>
            </w:r>
            <w:r w:rsidR="00105AC4">
              <w:rPr>
                <w:lang w:val="en-GB"/>
              </w:rPr>
              <w:t>00*</w:t>
            </w:r>
            <w:r>
              <w:rPr>
                <w:lang w:val="en-GB"/>
              </w:rPr>
              <w:t xml:space="preserve">2 </w:t>
            </w:r>
            <w:r w:rsidR="00105AC4">
              <w:rPr>
                <w:lang w:val="en-GB"/>
              </w:rPr>
              <w:t xml:space="preserve">= </w:t>
            </w:r>
            <w:r w:rsidRPr="000C0936">
              <w:rPr>
                <w:lang w:val="en-GB"/>
              </w:rPr>
              <w:t>600</w:t>
            </w:r>
          </w:p>
        </w:tc>
        <w:tc>
          <w:tcPr>
            <w:tcW w:w="3132" w:type="dxa"/>
          </w:tcPr>
          <w:p w14:paraId="497740E2" w14:textId="66394E86" w:rsidR="00105AC4" w:rsidRPr="00105AC4" w:rsidRDefault="000C0936" w:rsidP="00105AC4">
            <w:pPr>
              <w:rPr>
                <w:lang w:val="en-GB"/>
              </w:rPr>
            </w:pPr>
            <w:r>
              <w:rPr>
                <w:lang w:val="en-GB"/>
              </w:rPr>
              <w:t>5</w:t>
            </w:r>
            <w:r w:rsidR="00105AC4">
              <w:rPr>
                <w:lang w:val="en-GB"/>
              </w:rPr>
              <w:t>00*</w:t>
            </w:r>
            <w:r>
              <w:rPr>
                <w:lang w:val="en-GB"/>
              </w:rPr>
              <w:t>3</w:t>
            </w:r>
            <w:r w:rsidR="00105AC4">
              <w:rPr>
                <w:lang w:val="en-GB"/>
              </w:rPr>
              <w:t xml:space="preserve"> = </w:t>
            </w:r>
            <w:r w:rsidRPr="00BC3256">
              <w:rPr>
                <w:b/>
                <w:bCs/>
                <w:lang w:val="en-GB"/>
              </w:rPr>
              <w:t>1500</w:t>
            </w:r>
          </w:p>
        </w:tc>
      </w:tr>
    </w:tbl>
    <w:p w14:paraId="53FD6973" w14:textId="0BBDF8C3" w:rsidR="00105AC4" w:rsidRPr="00105AC4" w:rsidRDefault="00105AC4" w:rsidP="00105AC4"/>
    <w:p w14:paraId="054C045B" w14:textId="7F8E442B" w:rsidR="00105AC4" w:rsidRDefault="00105AC4" w:rsidP="00105AC4">
      <w:pPr>
        <w:pStyle w:val="ListParagraph"/>
        <w:numPr>
          <w:ilvl w:val="0"/>
          <w:numId w:val="20"/>
        </w:numPr>
        <w:rPr>
          <w:rFonts w:asciiTheme="minorHAnsi" w:eastAsiaTheme="minorHAnsi" w:hAnsiTheme="minorHAnsi" w:cstheme="minorBidi"/>
          <w:sz w:val="22"/>
          <w:szCs w:val="22"/>
          <w:lang w:eastAsia="en-US"/>
        </w:rPr>
      </w:pPr>
      <w:r w:rsidRPr="00105AC4">
        <w:rPr>
          <w:rFonts w:asciiTheme="minorHAnsi" w:eastAsiaTheme="minorHAnsi" w:hAnsiTheme="minorHAnsi" w:cstheme="minorBidi"/>
          <w:sz w:val="22"/>
          <w:szCs w:val="22"/>
          <w:lang w:eastAsia="en-US"/>
        </w:rPr>
        <w:t>See graph below</w:t>
      </w:r>
    </w:p>
    <w:p w14:paraId="0FDA2095" w14:textId="105EC611" w:rsidR="00732762" w:rsidRDefault="00732762"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The country will consume 1200 units of </w:t>
      </w:r>
      <w:r w:rsidR="00BC3256">
        <w:rPr>
          <w:rFonts w:asciiTheme="minorHAnsi" w:eastAsiaTheme="minorHAnsi" w:hAnsiTheme="minorHAnsi" w:cstheme="minorBidi"/>
          <w:sz w:val="22"/>
          <w:szCs w:val="22"/>
          <w:lang w:eastAsia="en-US"/>
        </w:rPr>
        <w:t>X</w:t>
      </w:r>
      <w:r>
        <w:rPr>
          <w:rFonts w:asciiTheme="minorHAnsi" w:eastAsiaTheme="minorHAnsi" w:hAnsiTheme="minorHAnsi" w:cstheme="minorBidi"/>
          <w:sz w:val="22"/>
          <w:szCs w:val="22"/>
          <w:lang w:eastAsia="en-US"/>
        </w:rPr>
        <w:t xml:space="preserve"> as shown in the graph below.</w:t>
      </w:r>
    </w:p>
    <w:p w14:paraId="1180DC25" w14:textId="58D0CD60" w:rsidR="00CD008B" w:rsidRDefault="00CD008B"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The country has a comparative advantage in producing X, since its cost of producing X is </w:t>
      </w:r>
      <w:r w:rsidR="00937DD4">
        <w:rPr>
          <w:rFonts w:asciiTheme="minorHAnsi" w:eastAsiaTheme="minorHAnsi" w:hAnsiTheme="minorHAnsi" w:cstheme="minorBidi"/>
          <w:sz w:val="22"/>
          <w:szCs w:val="22"/>
          <w:lang w:eastAsia="en-US"/>
        </w:rPr>
        <w:t>3</w:t>
      </w:r>
      <w:r>
        <w:rPr>
          <w:rFonts w:asciiTheme="minorHAnsi" w:eastAsiaTheme="minorHAnsi" w:hAnsiTheme="minorHAnsi" w:cstheme="minorBidi"/>
          <w:sz w:val="22"/>
          <w:szCs w:val="22"/>
          <w:lang w:eastAsia="en-US"/>
        </w:rPr>
        <w:t xml:space="preserve">*Y. However, it can sell it to the world for the price of </w:t>
      </w:r>
      <w:r w:rsidR="00DA374E">
        <w:rPr>
          <w:rFonts w:asciiTheme="minorHAnsi" w:eastAsiaTheme="minorHAnsi" w:hAnsiTheme="minorHAnsi" w:cstheme="minorBidi"/>
          <w:sz w:val="22"/>
          <w:szCs w:val="22"/>
          <w:lang w:eastAsia="en-US"/>
        </w:rPr>
        <w:t>1</w:t>
      </w:r>
      <w:r>
        <w:rPr>
          <w:rFonts w:asciiTheme="minorHAnsi" w:eastAsiaTheme="minorHAnsi" w:hAnsiTheme="minorHAnsi" w:cstheme="minorBidi"/>
          <w:sz w:val="22"/>
          <w:szCs w:val="22"/>
          <w:lang w:eastAsia="en-US"/>
        </w:rPr>
        <w:t xml:space="preserve">*X = </w:t>
      </w:r>
      <w:r w:rsidR="00DA374E">
        <w:rPr>
          <w:rFonts w:asciiTheme="minorHAnsi" w:eastAsiaTheme="minorHAnsi" w:hAnsiTheme="minorHAnsi" w:cstheme="minorBidi"/>
          <w:sz w:val="22"/>
          <w:szCs w:val="22"/>
          <w:lang w:eastAsia="en-US"/>
        </w:rPr>
        <w:t>4</w:t>
      </w:r>
      <w:r>
        <w:rPr>
          <w:rFonts w:asciiTheme="minorHAnsi" w:eastAsiaTheme="minorHAnsi" w:hAnsiTheme="minorHAnsi" w:cstheme="minorBidi"/>
          <w:sz w:val="22"/>
          <w:szCs w:val="22"/>
          <w:lang w:eastAsia="en-US"/>
        </w:rPr>
        <w:t>*Y. Therefore, the country will only produce 1</w:t>
      </w:r>
      <w:r w:rsidR="00937DD4">
        <w:rPr>
          <w:rFonts w:asciiTheme="minorHAnsi" w:eastAsiaTheme="minorHAnsi" w:hAnsiTheme="minorHAnsi" w:cstheme="minorBidi"/>
          <w:sz w:val="22"/>
          <w:szCs w:val="22"/>
          <w:lang w:eastAsia="en-US"/>
        </w:rPr>
        <w:t>7</w:t>
      </w:r>
      <w:r>
        <w:rPr>
          <w:rFonts w:asciiTheme="minorHAnsi" w:eastAsiaTheme="minorHAnsi" w:hAnsiTheme="minorHAnsi" w:cstheme="minorBidi"/>
          <w:sz w:val="22"/>
          <w:szCs w:val="22"/>
          <w:lang w:eastAsia="en-US"/>
        </w:rPr>
        <w:t>00 units of X and zero of Y.</w:t>
      </w:r>
    </w:p>
    <w:p w14:paraId="6E1A00C0" w14:textId="7F05757C" w:rsidR="00F901CA" w:rsidRDefault="00F901CA" w:rsidP="00105AC4">
      <w:pPr>
        <w:pStyle w:val="ListParagraph"/>
        <w:numPr>
          <w:ilvl w:val="0"/>
          <w:numId w:val="20"/>
        </w:numPr>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If the country needs to consume </w:t>
      </w:r>
      <w:r w:rsidR="00DA374E">
        <w:rPr>
          <w:rFonts w:asciiTheme="minorHAnsi" w:eastAsiaTheme="minorHAnsi" w:hAnsiTheme="minorHAnsi" w:cstheme="minorBidi"/>
          <w:sz w:val="22"/>
          <w:szCs w:val="22"/>
          <w:lang w:eastAsia="en-US"/>
        </w:rPr>
        <w:t>1500</w:t>
      </w:r>
      <w:r>
        <w:rPr>
          <w:rFonts w:asciiTheme="minorHAnsi" w:eastAsiaTheme="minorHAnsi" w:hAnsiTheme="minorHAnsi" w:cstheme="minorBidi"/>
          <w:sz w:val="22"/>
          <w:szCs w:val="22"/>
          <w:lang w:eastAsia="en-US"/>
        </w:rPr>
        <w:t xml:space="preserve"> units of </w:t>
      </w:r>
      <w:r w:rsidR="00DA374E">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 xml:space="preserve">, then it will produce </w:t>
      </w:r>
      <w:r w:rsidR="00DA374E">
        <w:rPr>
          <w:rFonts w:asciiTheme="minorHAnsi" w:eastAsiaTheme="minorHAnsi" w:hAnsiTheme="minorHAnsi" w:cstheme="minorBidi"/>
          <w:sz w:val="22"/>
          <w:szCs w:val="22"/>
          <w:lang w:eastAsia="en-US"/>
        </w:rPr>
        <w:t>2100</w:t>
      </w:r>
      <w:r>
        <w:rPr>
          <w:rFonts w:asciiTheme="minorHAnsi" w:eastAsiaTheme="minorHAnsi" w:hAnsiTheme="minorHAnsi" w:cstheme="minorBidi"/>
          <w:sz w:val="22"/>
          <w:szCs w:val="22"/>
          <w:lang w:eastAsia="en-US"/>
        </w:rPr>
        <w:t xml:space="preserve"> units of </w:t>
      </w:r>
      <w:r w:rsidR="00DA374E">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 xml:space="preserve">. The country will trade the remaining </w:t>
      </w:r>
      <w:r w:rsidR="00DA374E">
        <w:rPr>
          <w:rFonts w:asciiTheme="minorHAnsi" w:eastAsiaTheme="minorHAnsi" w:hAnsiTheme="minorHAnsi" w:cstheme="minorBidi"/>
          <w:sz w:val="22"/>
          <w:szCs w:val="22"/>
          <w:lang w:eastAsia="en-US"/>
        </w:rPr>
        <w:t>6</w:t>
      </w:r>
      <w:r>
        <w:rPr>
          <w:rFonts w:asciiTheme="minorHAnsi" w:eastAsiaTheme="minorHAnsi" w:hAnsiTheme="minorHAnsi" w:cstheme="minorBidi"/>
          <w:sz w:val="22"/>
          <w:szCs w:val="22"/>
          <w:lang w:eastAsia="en-US"/>
        </w:rPr>
        <w:t xml:space="preserve">00 units of </w:t>
      </w:r>
      <w:r w:rsidR="00DA374E">
        <w:rPr>
          <w:rFonts w:asciiTheme="minorHAnsi" w:eastAsiaTheme="minorHAnsi" w:hAnsiTheme="minorHAnsi" w:cstheme="minorBidi"/>
          <w:sz w:val="22"/>
          <w:szCs w:val="22"/>
          <w:lang w:eastAsia="en-US"/>
        </w:rPr>
        <w:t>Y</w:t>
      </w:r>
      <w:r>
        <w:rPr>
          <w:rFonts w:asciiTheme="minorHAnsi" w:eastAsiaTheme="minorHAnsi" w:hAnsiTheme="minorHAnsi" w:cstheme="minorBidi"/>
          <w:sz w:val="22"/>
          <w:szCs w:val="22"/>
          <w:lang w:eastAsia="en-US"/>
        </w:rPr>
        <w:t xml:space="preserve"> for </w:t>
      </w:r>
      <w:r w:rsidR="00DA374E">
        <w:rPr>
          <w:rFonts w:asciiTheme="minorHAnsi" w:eastAsiaTheme="minorHAnsi" w:hAnsiTheme="minorHAnsi" w:cstheme="minorBidi"/>
          <w:sz w:val="22"/>
          <w:szCs w:val="22"/>
          <w:lang w:eastAsia="en-US"/>
        </w:rPr>
        <w:t>6</w:t>
      </w:r>
      <w:r>
        <w:rPr>
          <w:rFonts w:asciiTheme="minorHAnsi" w:eastAsiaTheme="minorHAnsi" w:hAnsiTheme="minorHAnsi" w:cstheme="minorBidi"/>
          <w:sz w:val="22"/>
          <w:szCs w:val="22"/>
          <w:lang w:eastAsia="en-US"/>
        </w:rPr>
        <w:t>00*</w:t>
      </w:r>
      <w:r w:rsidR="00DA374E">
        <w:rPr>
          <w:rFonts w:asciiTheme="minorHAnsi" w:eastAsiaTheme="minorHAnsi" w:hAnsiTheme="minorHAnsi" w:cstheme="minorBidi"/>
          <w:sz w:val="22"/>
          <w:szCs w:val="22"/>
          <w:lang w:eastAsia="en-US"/>
        </w:rPr>
        <w:t>1</w:t>
      </w:r>
      <w:r w:rsidR="00937DD4">
        <w:rPr>
          <w:rFonts w:asciiTheme="minorHAnsi" w:eastAsiaTheme="minorHAnsi" w:hAnsiTheme="minorHAnsi" w:cstheme="minorBidi"/>
          <w:sz w:val="22"/>
          <w:szCs w:val="22"/>
          <w:lang w:eastAsia="en-US"/>
        </w:rPr>
        <w:t>/</w:t>
      </w:r>
      <w:r w:rsidR="00DA374E">
        <w:rPr>
          <w:rFonts w:asciiTheme="minorHAnsi" w:eastAsiaTheme="minorHAnsi" w:hAnsiTheme="minorHAnsi" w:cstheme="minorBidi"/>
          <w:sz w:val="22"/>
          <w:szCs w:val="22"/>
          <w:lang w:eastAsia="en-US"/>
        </w:rPr>
        <w:t>4</w:t>
      </w:r>
      <w:r>
        <w:rPr>
          <w:rFonts w:asciiTheme="minorHAnsi" w:eastAsiaTheme="minorHAnsi" w:hAnsiTheme="minorHAnsi" w:cstheme="minorBidi"/>
          <w:sz w:val="22"/>
          <w:szCs w:val="22"/>
          <w:lang w:eastAsia="en-US"/>
        </w:rPr>
        <w:t xml:space="preserve"> = </w:t>
      </w:r>
      <w:r w:rsidR="00DA374E">
        <w:rPr>
          <w:rFonts w:asciiTheme="minorHAnsi" w:eastAsiaTheme="minorHAnsi" w:hAnsiTheme="minorHAnsi" w:cstheme="minorBidi"/>
          <w:sz w:val="22"/>
          <w:szCs w:val="22"/>
          <w:lang w:eastAsia="en-US"/>
        </w:rPr>
        <w:t>150</w:t>
      </w:r>
      <w:r>
        <w:rPr>
          <w:rFonts w:asciiTheme="minorHAnsi" w:eastAsiaTheme="minorHAnsi" w:hAnsiTheme="minorHAnsi" w:cstheme="minorBidi"/>
          <w:sz w:val="22"/>
          <w:szCs w:val="22"/>
          <w:lang w:eastAsia="en-US"/>
        </w:rPr>
        <w:t xml:space="preserve"> units of </w:t>
      </w:r>
      <w:r w:rsidR="00DA374E">
        <w:rPr>
          <w:rFonts w:asciiTheme="minorHAnsi" w:eastAsiaTheme="minorHAnsi" w:hAnsiTheme="minorHAnsi" w:cstheme="minorBidi"/>
          <w:sz w:val="22"/>
          <w:szCs w:val="22"/>
          <w:lang w:eastAsia="en-US"/>
        </w:rPr>
        <w:t>X</w:t>
      </w:r>
      <w:r>
        <w:rPr>
          <w:rFonts w:asciiTheme="minorHAnsi" w:eastAsiaTheme="minorHAnsi" w:hAnsiTheme="minorHAnsi" w:cstheme="minorBidi"/>
          <w:sz w:val="22"/>
          <w:szCs w:val="22"/>
          <w:lang w:eastAsia="en-US"/>
        </w:rPr>
        <w:t>.</w:t>
      </w:r>
    </w:p>
    <w:p w14:paraId="1DC4D2E5" w14:textId="77777777" w:rsidR="00732762" w:rsidRDefault="00732762">
      <w:r>
        <w:br w:type="page"/>
      </w:r>
    </w:p>
    <w:p w14:paraId="1E14A4D6" w14:textId="4EC56592" w:rsidR="00732762" w:rsidRPr="00732762" w:rsidRDefault="00732762" w:rsidP="00732762">
      <w:r>
        <w:rPr>
          <w:noProof/>
          <w:lang w:val="en-GB"/>
        </w:rPr>
        <w:lastRenderedPageBreak/>
        <mc:AlternateContent>
          <mc:Choice Requires="wps">
            <w:drawing>
              <wp:anchor distT="0" distB="0" distL="114300" distR="114300" simplePos="0" relativeHeight="251730944" behindDoc="0" locked="0" layoutInCell="1" allowOverlap="1" wp14:anchorId="25CAF7A4" wp14:editId="47BED8C1">
                <wp:simplePos x="0" y="0"/>
                <wp:positionH relativeFrom="column">
                  <wp:posOffset>-144031</wp:posOffset>
                </wp:positionH>
                <wp:positionV relativeFrom="paragraph">
                  <wp:posOffset>292324</wp:posOffset>
                </wp:positionV>
                <wp:extent cx="226444" cy="226444"/>
                <wp:effectExtent l="0" t="0" r="21590" b="21590"/>
                <wp:wrapNone/>
                <wp:docPr id="41" name="Text Box 41"/>
                <wp:cNvGraphicFramePr/>
                <a:graphic xmlns:a="http://schemas.openxmlformats.org/drawingml/2006/main">
                  <a:graphicData uri="http://schemas.microsoft.com/office/word/2010/wordprocessingShape">
                    <wps:wsp>
                      <wps:cNvSpPr txBox="1"/>
                      <wps:spPr>
                        <a:xfrm>
                          <a:off x="0" y="0"/>
                          <a:ext cx="226444" cy="226444"/>
                        </a:xfrm>
                        <a:prstGeom prst="rect">
                          <a:avLst/>
                        </a:prstGeom>
                        <a:solidFill>
                          <a:schemeClr val="lt1"/>
                        </a:solidFill>
                        <a:ln w="6350">
                          <a:solidFill>
                            <a:prstClr val="black"/>
                          </a:solidFill>
                        </a:ln>
                      </wps:spPr>
                      <wps:txbx>
                        <w:txbxContent>
                          <w:p w14:paraId="648E876D" w14:textId="606E5E6A" w:rsidR="00937DD4" w:rsidRPr="00695A9A" w:rsidRDefault="00937DD4" w:rsidP="001407E6">
                            <w:pPr>
                              <w:rPr>
                                <w:lang w:val="nb-NO"/>
                              </w:rPr>
                            </w:pPr>
                            <w:r w:rsidRPr="001407E6">
                              <w:rPr>
                                <w:sz w:val="18"/>
                                <w:szCs w:val="18"/>
                                <w:lang w:val="nb-NO"/>
                              </w:rPr>
                              <w:t>Y</w:t>
                            </w:r>
                            <w:r w:rsidRPr="0028436E">
                              <w:rPr>
                                <w:noProof/>
                                <w:lang w:val="nb-NO"/>
                              </w:rPr>
                              <w:drawing>
                                <wp:inline distT="0" distB="0" distL="0" distR="0" wp14:anchorId="4AEE39EA" wp14:editId="303098BB">
                                  <wp:extent cx="52070" cy="4000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AF7A4" id="_x0000_t202" coordsize="21600,21600" o:spt="202" path="m,l,21600r21600,l21600,xe">
                <v:stroke joinstyle="miter"/>
                <v:path gradientshapeok="t" o:connecttype="rect"/>
              </v:shapetype>
              <v:shape id="Text Box 41" o:spid="_x0000_s1026" type="#_x0000_t202" style="position:absolute;margin-left:-11.35pt;margin-top:23pt;width:17.85pt;height:17.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" fillcolor="white [3201]" strokeweight=".5pt">
                <v:textbox>
                  <w:txbxContent>
                    <w:p w14:paraId="648E876D" w14:textId="606E5E6A" w:rsidR="00937DD4" w:rsidRPr="00695A9A" w:rsidRDefault="00937DD4" w:rsidP="001407E6">
                      <w:pPr>
                        <w:rPr>
                          <w:lang w:val="nb-NO"/>
                        </w:rPr>
                      </w:pPr>
                      <w:r w:rsidRPr="001407E6">
                        <w:rPr>
                          <w:sz w:val="18"/>
                          <w:szCs w:val="18"/>
                          <w:lang w:val="nb-NO"/>
                        </w:rPr>
                        <w:t>Y</w:t>
                      </w:r>
                      <w:r w:rsidRPr="0028436E">
                        <w:rPr>
                          <w:noProof/>
                          <w:lang w:val="nb-NO"/>
                        </w:rPr>
                        <w:drawing>
                          <wp:inline distT="0" distB="0" distL="0" distR="0" wp14:anchorId="4AEE39EA" wp14:editId="303098BB">
                            <wp:extent cx="52070" cy="40005"/>
                            <wp:effectExtent l="0" t="0" r="508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45E8F464" w14:textId="4D2991A6" w:rsidR="00105AC4" w:rsidRDefault="001407E6" w:rsidP="00105AC4">
      <w:r>
        <w:rPr>
          <w:noProof/>
          <w:lang w:val="en-GB"/>
        </w:rPr>
        <mc:AlternateContent>
          <mc:Choice Requires="wps">
            <w:drawing>
              <wp:anchor distT="0" distB="0" distL="114300" distR="114300" simplePos="0" relativeHeight="251739136" behindDoc="0" locked="0" layoutInCell="1" allowOverlap="1" wp14:anchorId="3494F33C" wp14:editId="4A8E9E6F">
                <wp:simplePos x="0" y="0"/>
                <wp:positionH relativeFrom="column">
                  <wp:posOffset>-344698</wp:posOffset>
                </wp:positionH>
                <wp:positionV relativeFrom="paragraph">
                  <wp:posOffset>300185</wp:posOffset>
                </wp:positionV>
                <wp:extent cx="457835" cy="230505"/>
                <wp:effectExtent l="0" t="0" r="18415" b="17145"/>
                <wp:wrapNone/>
                <wp:docPr id="59" name="Text Box 59"/>
                <wp:cNvGraphicFramePr/>
                <a:graphic xmlns:a="http://schemas.openxmlformats.org/drawingml/2006/main">
                  <a:graphicData uri="http://schemas.microsoft.com/office/word/2010/wordprocessingShape">
                    <wps:wsp>
                      <wps:cNvSpPr txBox="1"/>
                      <wps:spPr>
                        <a:xfrm>
                          <a:off x="0" y="0"/>
                          <a:ext cx="457835" cy="230505"/>
                        </a:xfrm>
                        <a:prstGeom prst="rect">
                          <a:avLst/>
                        </a:prstGeom>
                        <a:solidFill>
                          <a:schemeClr val="lt1"/>
                        </a:solidFill>
                        <a:ln w="6350">
                          <a:solidFill>
                            <a:prstClr val="black"/>
                          </a:solidFill>
                        </a:ln>
                      </wps:spPr>
                      <wps:txbx>
                        <w:txbxContent>
                          <w:p w14:paraId="5EBCDB1E" w14:textId="1948F5A6" w:rsidR="00937DD4" w:rsidRPr="00695A9A" w:rsidRDefault="00937DD4" w:rsidP="00F05C57">
                            <w:pPr>
                              <w:jc w:val="center"/>
                              <w:rPr>
                                <w:lang w:val="nb-NO"/>
                              </w:rPr>
                            </w:pPr>
                            <w:r>
                              <w:rPr>
                                <w:sz w:val="18"/>
                                <w:szCs w:val="18"/>
                                <w:lang w:val="nb-NO"/>
                              </w:rPr>
                              <w:t>2100</w:t>
                            </w:r>
                            <w:r w:rsidRPr="0028436E">
                              <w:rPr>
                                <w:noProof/>
                                <w:lang w:val="nb-NO"/>
                              </w:rPr>
                              <w:drawing>
                                <wp:inline distT="0" distB="0" distL="0" distR="0" wp14:anchorId="0E2EF0F5" wp14:editId="39DE9F6D">
                                  <wp:extent cx="52070" cy="40005"/>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4F33C" id="Text Box 59" o:spid="_x0000_s1027" type="#_x0000_t202" style="position:absolute;margin-left:-27.15pt;margin-top:23.65pt;width:36.05pt;height:18.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" fillcolor="white [3201]" strokeweight=".5pt">
                <v:textbox>
                  <w:txbxContent>
                    <w:p w14:paraId="5EBCDB1E" w14:textId="1948F5A6" w:rsidR="00937DD4" w:rsidRPr="00695A9A" w:rsidRDefault="00937DD4" w:rsidP="00F05C57">
                      <w:pPr>
                        <w:jc w:val="center"/>
                        <w:rPr>
                          <w:lang w:val="nb-NO"/>
                        </w:rPr>
                      </w:pPr>
                      <w:r>
                        <w:rPr>
                          <w:sz w:val="18"/>
                          <w:szCs w:val="18"/>
                          <w:lang w:val="nb-NO"/>
                        </w:rPr>
                        <w:t>2100</w:t>
                      </w:r>
                      <w:r w:rsidRPr="0028436E">
                        <w:rPr>
                          <w:noProof/>
                          <w:lang w:val="nb-NO"/>
                        </w:rPr>
                        <w:drawing>
                          <wp:inline distT="0" distB="0" distL="0" distR="0" wp14:anchorId="0E2EF0F5" wp14:editId="39DE9F6D">
                            <wp:extent cx="52070" cy="40005"/>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D52420">
        <w:rPr>
          <w:noProof/>
          <w:lang w:val="en-GB"/>
        </w:rPr>
        <mc:AlternateContent>
          <mc:Choice Requires="wps">
            <w:drawing>
              <wp:anchor distT="0" distB="0" distL="114300" distR="114300" simplePos="0" relativeHeight="251722752" behindDoc="0" locked="0" layoutInCell="1" allowOverlap="1" wp14:anchorId="2D3D2688" wp14:editId="2B175BB5">
                <wp:simplePos x="0" y="0"/>
                <wp:positionH relativeFrom="column">
                  <wp:posOffset>293873</wp:posOffset>
                </wp:positionH>
                <wp:positionV relativeFrom="paragraph">
                  <wp:posOffset>71119</wp:posOffset>
                </wp:positionV>
                <wp:extent cx="45719" cy="1946011"/>
                <wp:effectExtent l="76200" t="38100" r="50165" b="16510"/>
                <wp:wrapNone/>
                <wp:docPr id="2" name="Straight Arrow Connector 2"/>
                <wp:cNvGraphicFramePr/>
                <a:graphic xmlns:a="http://schemas.openxmlformats.org/drawingml/2006/main">
                  <a:graphicData uri="http://schemas.microsoft.com/office/word/2010/wordprocessingShape">
                    <wps:wsp>
                      <wps:cNvCnPr/>
                      <wps:spPr>
                        <a:xfrm flipH="1" flipV="1">
                          <a:off x="0" y="0"/>
                          <a:ext cx="45719" cy="194601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DF9700" id="_x0000_t32" coordsize="21600,21600" o:spt="32" o:oned="t" path="m,l21600,21600e" filled="f">
                <v:path arrowok="t" fillok="f" o:connecttype="none"/>
                <o:lock v:ext="edit" shapetype="t"/>
              </v:shapetype>
              <v:shape id="Straight Arrow Connector 2" o:spid="_x0000_s1026" type="#_x0000_t32" style="position:absolute;margin-left:23.15pt;margin-top:5.6pt;width:3.6pt;height:153.2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" strokecolor="#ed7d31 [3205]" strokeweight=".5pt">
                <v:stroke endarrow="block" joinstyle="miter"/>
              </v:shape>
            </w:pict>
          </mc:Fallback>
        </mc:AlternateContent>
      </w:r>
    </w:p>
    <w:p w14:paraId="306EB9C1" w14:textId="42EBB930" w:rsidR="00105AC4" w:rsidRDefault="001407E6" w:rsidP="00105AC4">
      <w:r>
        <w:rPr>
          <w:noProof/>
          <w:lang w:val="en-GB"/>
        </w:rPr>
        <mc:AlternateContent>
          <mc:Choice Requires="wps">
            <w:drawing>
              <wp:anchor distT="0" distB="0" distL="114300" distR="114300" simplePos="0" relativeHeight="251732992" behindDoc="0" locked="0" layoutInCell="1" allowOverlap="1" wp14:anchorId="42CCD76A" wp14:editId="036E83B2">
                <wp:simplePos x="0" y="0"/>
                <wp:positionH relativeFrom="column">
                  <wp:posOffset>956164</wp:posOffset>
                </wp:positionH>
                <wp:positionV relativeFrom="paragraph">
                  <wp:posOffset>11601</wp:posOffset>
                </wp:positionV>
                <wp:extent cx="758335" cy="230970"/>
                <wp:effectExtent l="0" t="0" r="22860" b="17145"/>
                <wp:wrapNone/>
                <wp:docPr id="13" name="Text Box 13"/>
                <wp:cNvGraphicFramePr/>
                <a:graphic xmlns:a="http://schemas.openxmlformats.org/drawingml/2006/main">
                  <a:graphicData uri="http://schemas.microsoft.com/office/word/2010/wordprocessingShape">
                    <wps:wsp>
                      <wps:cNvSpPr txBox="1"/>
                      <wps:spPr>
                        <a:xfrm>
                          <a:off x="0" y="0"/>
                          <a:ext cx="758335" cy="2309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1794EC4" w14:textId="1DE00B44" w:rsidR="00937DD4" w:rsidRPr="001407E6" w:rsidRDefault="00937DD4" w:rsidP="001407E6">
                            <w:pPr>
                              <w:rPr>
                                <w:sz w:val="18"/>
                                <w:szCs w:val="18"/>
                                <w:lang w:val="it-IT"/>
                              </w:rPr>
                            </w:pPr>
                            <w:r w:rsidRPr="001407E6">
                              <w:rPr>
                                <w:sz w:val="18"/>
                                <w:szCs w:val="18"/>
                                <w:lang w:val="it-IT"/>
                              </w:rPr>
                              <w:t>Slope = -</w:t>
                            </w:r>
                            <w:r>
                              <w:rPr>
                                <w:sz w:val="18"/>
                                <w:szCs w:val="18"/>
                                <w:lang w:val="it-IT"/>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CD76A" id="Text Box 13" o:spid="_x0000_s1028" type="#_x0000_t202" style="position:absolute;margin-left:75.3pt;margin-top:.9pt;width:59.7pt;height:18.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" fillcolor="white [3201]" strokecolor="#ed7d31 [3205]" strokeweight="1pt">
                <v:textbox>
                  <w:txbxContent>
                    <w:p w14:paraId="21794EC4" w14:textId="1DE00B44" w:rsidR="00937DD4" w:rsidRPr="001407E6" w:rsidRDefault="00937DD4" w:rsidP="001407E6">
                      <w:pPr>
                        <w:rPr>
                          <w:sz w:val="18"/>
                          <w:szCs w:val="18"/>
                          <w:lang w:val="it-IT"/>
                        </w:rPr>
                      </w:pPr>
                      <w:r w:rsidRPr="001407E6">
                        <w:rPr>
                          <w:sz w:val="18"/>
                          <w:szCs w:val="18"/>
                          <w:lang w:val="it-IT"/>
                        </w:rPr>
                        <w:t>Slope = -</w:t>
                      </w:r>
                      <w:r>
                        <w:rPr>
                          <w:sz w:val="18"/>
                          <w:szCs w:val="18"/>
                          <w:lang w:val="it-IT"/>
                        </w:rPr>
                        <w:t>1/2</w:t>
                      </w:r>
                    </w:p>
                  </w:txbxContent>
                </v:textbox>
              </v:shape>
            </w:pict>
          </mc:Fallback>
        </mc:AlternateContent>
      </w:r>
      <w:r>
        <w:rPr>
          <w:noProof/>
          <w:lang w:val="en-GB"/>
        </w:rPr>
        <mc:AlternateContent>
          <mc:Choice Requires="wps">
            <w:drawing>
              <wp:anchor distT="0" distB="0" distL="114300" distR="114300" simplePos="0" relativeHeight="251724800" behindDoc="0" locked="0" layoutInCell="1" allowOverlap="1" wp14:anchorId="4C14B3EC" wp14:editId="6B3C16A8">
                <wp:simplePos x="0" y="0"/>
                <wp:positionH relativeFrom="column">
                  <wp:posOffset>294508</wp:posOffset>
                </wp:positionH>
                <wp:positionV relativeFrom="paragraph">
                  <wp:posOffset>129295</wp:posOffset>
                </wp:positionV>
                <wp:extent cx="1305227" cy="570475"/>
                <wp:effectExtent l="0" t="0" r="28575" b="20320"/>
                <wp:wrapNone/>
                <wp:docPr id="4" name="Straight Connector 4"/>
                <wp:cNvGraphicFramePr/>
                <a:graphic xmlns:a="http://schemas.openxmlformats.org/drawingml/2006/main">
                  <a:graphicData uri="http://schemas.microsoft.com/office/word/2010/wordprocessingShape">
                    <wps:wsp>
                      <wps:cNvCnPr/>
                      <wps:spPr>
                        <a:xfrm>
                          <a:off x="0" y="0"/>
                          <a:ext cx="1305227" cy="570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9B3A0" id="Straight Connector 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pt,10.2pt" to="125.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" strokecolor="#4472c4 [3204]" strokeweight=".5pt">
                <v:stroke joinstyle="miter"/>
              </v:line>
            </w:pict>
          </mc:Fallback>
        </mc:AlternateContent>
      </w:r>
    </w:p>
    <w:p w14:paraId="762F1631" w14:textId="631DCC2E" w:rsidR="00105AC4" w:rsidRPr="00105AC4" w:rsidRDefault="00F05C57" w:rsidP="00105AC4">
      <w:r>
        <w:rPr>
          <w:noProof/>
          <w:lang w:val="en-GB"/>
        </w:rPr>
        <mc:AlternateContent>
          <mc:Choice Requires="wps">
            <w:drawing>
              <wp:anchor distT="0" distB="0" distL="114300" distR="114300" simplePos="0" relativeHeight="251745280" behindDoc="0" locked="0" layoutInCell="1" allowOverlap="1" wp14:anchorId="6E4F8596" wp14:editId="138C720F">
                <wp:simplePos x="0" y="0"/>
                <wp:positionH relativeFrom="column">
                  <wp:posOffset>-344409</wp:posOffset>
                </wp:positionH>
                <wp:positionV relativeFrom="paragraph">
                  <wp:posOffset>135626</wp:posOffset>
                </wp:positionV>
                <wp:extent cx="457835" cy="230505"/>
                <wp:effectExtent l="0" t="0" r="18415" b="17145"/>
                <wp:wrapNone/>
                <wp:docPr id="88" name="Text Box 88"/>
                <wp:cNvGraphicFramePr/>
                <a:graphic xmlns:a="http://schemas.openxmlformats.org/drawingml/2006/main">
                  <a:graphicData uri="http://schemas.microsoft.com/office/word/2010/wordprocessingShape">
                    <wps:wsp>
                      <wps:cNvSpPr txBox="1"/>
                      <wps:spPr>
                        <a:xfrm>
                          <a:off x="0" y="0"/>
                          <a:ext cx="457835" cy="230505"/>
                        </a:xfrm>
                        <a:prstGeom prst="rect">
                          <a:avLst/>
                        </a:prstGeom>
                        <a:solidFill>
                          <a:schemeClr val="lt1"/>
                        </a:solidFill>
                        <a:ln w="6350">
                          <a:solidFill>
                            <a:prstClr val="black"/>
                          </a:solidFill>
                        </a:ln>
                      </wps:spPr>
                      <wps:txbx>
                        <w:txbxContent>
                          <w:p w14:paraId="6AE88683" w14:textId="3E1D22CD" w:rsidR="00937DD4" w:rsidRPr="00695A9A" w:rsidRDefault="00937DD4" w:rsidP="00F05C57">
                            <w:pPr>
                              <w:jc w:val="center"/>
                              <w:rPr>
                                <w:lang w:val="nb-NO"/>
                              </w:rPr>
                            </w:pPr>
                            <w:r>
                              <w:rPr>
                                <w:sz w:val="18"/>
                                <w:szCs w:val="18"/>
                                <w:lang w:val="nb-NO"/>
                              </w:rPr>
                              <w:t>1500</w:t>
                            </w:r>
                            <w:r w:rsidRPr="0028436E">
                              <w:rPr>
                                <w:noProof/>
                                <w:lang w:val="nb-NO"/>
                              </w:rPr>
                              <w:drawing>
                                <wp:inline distT="0" distB="0" distL="0" distR="0" wp14:anchorId="757D3364" wp14:editId="5F29816E">
                                  <wp:extent cx="52070" cy="40005"/>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F8596" id="Text Box 88" o:spid="_x0000_s1029" type="#_x0000_t202" style="position:absolute;margin-left:-27.1pt;margin-top:10.7pt;width:36.05pt;height:18.1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" fillcolor="white [3201]" strokeweight=".5pt">
                <v:textbox>
                  <w:txbxContent>
                    <w:p w14:paraId="6AE88683" w14:textId="3E1D22CD" w:rsidR="00937DD4" w:rsidRPr="00695A9A" w:rsidRDefault="00937DD4" w:rsidP="00F05C57">
                      <w:pPr>
                        <w:jc w:val="center"/>
                        <w:rPr>
                          <w:lang w:val="nb-NO"/>
                        </w:rPr>
                      </w:pPr>
                      <w:r>
                        <w:rPr>
                          <w:sz w:val="18"/>
                          <w:szCs w:val="18"/>
                          <w:lang w:val="nb-NO"/>
                        </w:rPr>
                        <w:t>1500</w:t>
                      </w:r>
                      <w:r w:rsidRPr="0028436E">
                        <w:rPr>
                          <w:noProof/>
                          <w:lang w:val="nb-NO"/>
                        </w:rPr>
                        <w:drawing>
                          <wp:inline distT="0" distB="0" distL="0" distR="0" wp14:anchorId="757D3364" wp14:editId="5F29816E">
                            <wp:extent cx="52070" cy="40005"/>
                            <wp:effectExtent l="0" t="0" r="508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12314488" w14:textId="025070BD" w:rsidR="00105AC4" w:rsidRPr="00105AC4" w:rsidRDefault="00BC2924" w:rsidP="00105AC4">
      <w:r>
        <w:rPr>
          <w:noProof/>
          <w:lang w:val="en-GB"/>
        </w:rPr>
        <mc:AlternateContent>
          <mc:Choice Requires="wps">
            <w:drawing>
              <wp:anchor distT="0" distB="0" distL="114300" distR="114300" simplePos="0" relativeHeight="251741184" behindDoc="0" locked="0" layoutInCell="1" allowOverlap="1" wp14:anchorId="0ED00E76" wp14:editId="591E4479">
                <wp:simplePos x="0" y="0"/>
                <wp:positionH relativeFrom="column">
                  <wp:posOffset>307974</wp:posOffset>
                </wp:positionH>
                <wp:positionV relativeFrom="paragraph">
                  <wp:posOffset>80920</wp:posOffset>
                </wp:positionV>
                <wp:extent cx="1292225" cy="48757"/>
                <wp:effectExtent l="19050" t="76200" r="22225" b="46990"/>
                <wp:wrapNone/>
                <wp:docPr id="8" name="Straight Arrow Connector 8"/>
                <wp:cNvGraphicFramePr/>
                <a:graphic xmlns:a="http://schemas.openxmlformats.org/drawingml/2006/main">
                  <a:graphicData uri="http://schemas.microsoft.com/office/word/2010/wordprocessingShape">
                    <wps:wsp>
                      <wps:cNvCnPr/>
                      <wps:spPr>
                        <a:xfrm flipH="1" flipV="1">
                          <a:off x="0" y="0"/>
                          <a:ext cx="1292225" cy="48757"/>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3C427EB0" id="Straight Arrow Connector 8" o:spid="_x0000_s1026" type="#_x0000_t32" style="position:absolute;margin-left:24.25pt;margin-top:6.35pt;width:101.75pt;height:3.85pt;flip:x y;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" strokecolor="#4472c4 [3204]" strokeweight=".5pt">
                <v:stroke dashstyle="longDash" endarrow="block" joinstyle="miter"/>
              </v:shape>
            </w:pict>
          </mc:Fallback>
        </mc:AlternateContent>
      </w:r>
      <w:r>
        <w:rPr>
          <w:noProof/>
          <w:lang w:val="en-GB"/>
        </w:rPr>
        <mc:AlternateContent>
          <mc:Choice Requires="wps">
            <w:drawing>
              <wp:anchor distT="0" distB="0" distL="114300" distR="114300" simplePos="0" relativeHeight="251743232" behindDoc="0" locked="0" layoutInCell="1" allowOverlap="1" wp14:anchorId="505D4BBB" wp14:editId="1A365711">
                <wp:simplePos x="0" y="0"/>
                <wp:positionH relativeFrom="column">
                  <wp:posOffset>1592111</wp:posOffset>
                </wp:positionH>
                <wp:positionV relativeFrom="paragraph">
                  <wp:posOffset>127966</wp:posOffset>
                </wp:positionV>
                <wp:extent cx="45719" cy="1031710"/>
                <wp:effectExtent l="38100" t="0" r="69215" b="54610"/>
                <wp:wrapNone/>
                <wp:docPr id="9" name="Straight Arrow Connector 9"/>
                <wp:cNvGraphicFramePr/>
                <a:graphic xmlns:a="http://schemas.openxmlformats.org/drawingml/2006/main">
                  <a:graphicData uri="http://schemas.microsoft.com/office/word/2010/wordprocessingShape">
                    <wps:wsp>
                      <wps:cNvCnPr/>
                      <wps:spPr>
                        <a:xfrm>
                          <a:off x="0" y="0"/>
                          <a:ext cx="45719" cy="1031710"/>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3F7F6" id="Straight Arrow Connector 9" o:spid="_x0000_s1026" type="#_x0000_t32" style="position:absolute;margin-left:125.35pt;margin-top:10.1pt;width:3.6pt;height:8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" strokecolor="#4472c4 [3204]" strokeweight=".5pt">
                <v:stroke dashstyle="longDash" endarrow="block" joinstyle="miter"/>
              </v:shape>
            </w:pict>
          </mc:Fallback>
        </mc:AlternateContent>
      </w:r>
      <w:r w:rsidR="001407E6">
        <w:rPr>
          <w:noProof/>
          <w:lang w:val="en-GB"/>
        </w:rPr>
        <mc:AlternateContent>
          <mc:Choice Requires="wps">
            <w:drawing>
              <wp:anchor distT="0" distB="0" distL="114300" distR="114300" simplePos="0" relativeHeight="251735040" behindDoc="0" locked="0" layoutInCell="1" allowOverlap="1" wp14:anchorId="48652E88" wp14:editId="22B8D292">
                <wp:simplePos x="0" y="0"/>
                <wp:positionH relativeFrom="column">
                  <wp:posOffset>2055401</wp:posOffset>
                </wp:positionH>
                <wp:positionV relativeFrom="paragraph">
                  <wp:posOffset>126346</wp:posOffset>
                </wp:positionV>
                <wp:extent cx="758335" cy="230970"/>
                <wp:effectExtent l="0" t="0" r="22860" b="17145"/>
                <wp:wrapNone/>
                <wp:docPr id="49" name="Text Box 49"/>
                <wp:cNvGraphicFramePr/>
                <a:graphic xmlns:a="http://schemas.openxmlformats.org/drawingml/2006/main">
                  <a:graphicData uri="http://schemas.microsoft.com/office/word/2010/wordprocessingShape">
                    <wps:wsp>
                      <wps:cNvSpPr txBox="1"/>
                      <wps:spPr>
                        <a:xfrm>
                          <a:off x="0" y="0"/>
                          <a:ext cx="758335" cy="23097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72B3049" w14:textId="10C4FD96" w:rsidR="00937DD4" w:rsidRPr="001407E6" w:rsidRDefault="00937DD4" w:rsidP="001407E6">
                            <w:pPr>
                              <w:rPr>
                                <w:sz w:val="18"/>
                                <w:szCs w:val="18"/>
                                <w:lang w:val="it-IT"/>
                              </w:rPr>
                            </w:pPr>
                            <w:r w:rsidRPr="001407E6">
                              <w:rPr>
                                <w:sz w:val="18"/>
                                <w:szCs w:val="18"/>
                                <w:lang w:val="it-IT"/>
                              </w:rPr>
                              <w:t>Slope = -</w:t>
                            </w:r>
                            <w:r>
                              <w:rPr>
                                <w:sz w:val="18"/>
                                <w:szCs w:val="18"/>
                                <w:lang w:val="it-I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52E88" id="Text Box 49" o:spid="_x0000_s1030" type="#_x0000_t202" style="position:absolute;margin-left:161.85pt;margin-top:9.95pt;width:59.7pt;height:18.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" fillcolor="white [3201]" strokecolor="#ed7d31 [3205]" strokeweight="1pt">
                <v:textbox>
                  <w:txbxContent>
                    <w:p w14:paraId="072B3049" w14:textId="10C4FD96" w:rsidR="00937DD4" w:rsidRPr="001407E6" w:rsidRDefault="00937DD4" w:rsidP="001407E6">
                      <w:pPr>
                        <w:rPr>
                          <w:sz w:val="18"/>
                          <w:szCs w:val="18"/>
                          <w:lang w:val="it-IT"/>
                        </w:rPr>
                      </w:pPr>
                      <w:r w:rsidRPr="001407E6">
                        <w:rPr>
                          <w:sz w:val="18"/>
                          <w:szCs w:val="18"/>
                          <w:lang w:val="it-IT"/>
                        </w:rPr>
                        <w:t>Slope = -</w:t>
                      </w:r>
                      <w:r>
                        <w:rPr>
                          <w:sz w:val="18"/>
                          <w:szCs w:val="18"/>
                          <w:lang w:val="it-IT"/>
                        </w:rPr>
                        <w:t>3</w:t>
                      </w:r>
                    </w:p>
                  </w:txbxContent>
                </v:textbox>
              </v:shape>
            </w:pict>
          </mc:Fallback>
        </mc:AlternateContent>
      </w:r>
      <w:r w:rsidR="001407E6">
        <w:rPr>
          <w:noProof/>
          <w:lang w:val="en-GB"/>
        </w:rPr>
        <mc:AlternateContent>
          <mc:Choice Requires="wps">
            <w:drawing>
              <wp:anchor distT="0" distB="0" distL="114300" distR="114300" simplePos="0" relativeHeight="251726848" behindDoc="0" locked="0" layoutInCell="1" allowOverlap="1" wp14:anchorId="4E247E3F" wp14:editId="5C528C0A">
                <wp:simplePos x="0" y="0"/>
                <wp:positionH relativeFrom="column">
                  <wp:posOffset>1598961</wp:posOffset>
                </wp:positionH>
                <wp:positionV relativeFrom="paragraph">
                  <wp:posOffset>128162</wp:posOffset>
                </wp:positionV>
                <wp:extent cx="687039" cy="986073"/>
                <wp:effectExtent l="0" t="0" r="37465" b="24130"/>
                <wp:wrapNone/>
                <wp:docPr id="5" name="Straight Connector 5"/>
                <wp:cNvGraphicFramePr/>
                <a:graphic xmlns:a="http://schemas.openxmlformats.org/drawingml/2006/main">
                  <a:graphicData uri="http://schemas.microsoft.com/office/word/2010/wordprocessingShape">
                    <wps:wsp>
                      <wps:cNvCnPr/>
                      <wps:spPr>
                        <a:xfrm>
                          <a:off x="0" y="0"/>
                          <a:ext cx="687039" cy="9860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378D8E" id="Straight Connector 5"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9pt,10.1pt" to="180pt,8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" strokecolor="#4472c4 [3204]" strokeweight=".5pt">
                <v:stroke joinstyle="miter"/>
              </v:line>
            </w:pict>
          </mc:Fallback>
        </mc:AlternateContent>
      </w:r>
    </w:p>
    <w:p w14:paraId="443AEA64" w14:textId="5AAC3C06" w:rsidR="00D64595" w:rsidRDefault="00D64595" w:rsidP="00D64595">
      <w:pPr>
        <w:rPr>
          <w:lang w:val="en-GB"/>
        </w:rPr>
      </w:pPr>
    </w:p>
    <w:p w14:paraId="233EDC37" w14:textId="464EFD5F" w:rsidR="00D64595" w:rsidRDefault="00D64595" w:rsidP="00D64595">
      <w:pPr>
        <w:rPr>
          <w:lang w:val="en-GB"/>
        </w:rPr>
      </w:pPr>
    </w:p>
    <w:p w14:paraId="3D92F44F" w14:textId="0211BBB7" w:rsidR="00D64595" w:rsidRDefault="00D52420" w:rsidP="00D64595">
      <w:pPr>
        <w:rPr>
          <w:lang w:val="en-GB"/>
        </w:rPr>
      </w:pPr>
      <w:r>
        <w:rPr>
          <w:noProof/>
          <w:lang w:val="en-GB"/>
        </w:rPr>
        <mc:AlternateContent>
          <mc:Choice Requires="wps">
            <w:drawing>
              <wp:anchor distT="0" distB="0" distL="114300" distR="114300" simplePos="0" relativeHeight="251720704" behindDoc="0" locked="0" layoutInCell="1" allowOverlap="1" wp14:anchorId="271872A1" wp14:editId="4734FF07">
                <wp:simplePos x="0" y="0"/>
                <wp:positionH relativeFrom="column">
                  <wp:posOffset>345057</wp:posOffset>
                </wp:positionH>
                <wp:positionV relativeFrom="paragraph">
                  <wp:posOffset>256986</wp:posOffset>
                </wp:positionV>
                <wp:extent cx="2626744" cy="45719"/>
                <wp:effectExtent l="0" t="76200" r="2540" b="50165"/>
                <wp:wrapNone/>
                <wp:docPr id="3" name="Straight Arrow Connector 3"/>
                <wp:cNvGraphicFramePr/>
                <a:graphic xmlns:a="http://schemas.openxmlformats.org/drawingml/2006/main">
                  <a:graphicData uri="http://schemas.microsoft.com/office/word/2010/wordprocessingShape">
                    <wps:wsp>
                      <wps:cNvCnPr/>
                      <wps:spPr>
                        <a:xfrm flipV="1">
                          <a:off x="0" y="0"/>
                          <a:ext cx="2626744"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59722" id="Straight Arrow Connector 3" o:spid="_x0000_s1026" type="#_x0000_t32" style="position:absolute;margin-left:27.15pt;margin-top:20.25pt;width:206.85pt;height:3.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" strokecolor="#ed7d31 [3205]" strokeweight=".5pt">
                <v:stroke endarrow="block" joinstyle="miter"/>
              </v:shape>
            </w:pict>
          </mc:Fallback>
        </mc:AlternateContent>
      </w:r>
    </w:p>
    <w:p w14:paraId="49B35BBB" w14:textId="097FBDBC" w:rsidR="00D64595" w:rsidRDefault="00F05C57" w:rsidP="00D64595">
      <w:pPr>
        <w:rPr>
          <w:lang w:val="en-GB"/>
        </w:rPr>
      </w:pPr>
      <w:r>
        <w:rPr>
          <w:noProof/>
          <w:lang w:val="en-GB"/>
        </w:rPr>
        <mc:AlternateContent>
          <mc:Choice Requires="wps">
            <w:drawing>
              <wp:anchor distT="0" distB="0" distL="114300" distR="114300" simplePos="0" relativeHeight="251747328" behindDoc="0" locked="0" layoutInCell="1" allowOverlap="1" wp14:anchorId="049E8807" wp14:editId="31626979">
                <wp:simplePos x="0" y="0"/>
                <wp:positionH relativeFrom="column">
                  <wp:posOffset>1370060</wp:posOffset>
                </wp:positionH>
                <wp:positionV relativeFrom="paragraph">
                  <wp:posOffset>115803</wp:posOffset>
                </wp:positionV>
                <wp:extent cx="458439" cy="230970"/>
                <wp:effectExtent l="0" t="0" r="18415" b="17145"/>
                <wp:wrapNone/>
                <wp:docPr id="90" name="Text Box 90"/>
                <wp:cNvGraphicFramePr/>
                <a:graphic xmlns:a="http://schemas.openxmlformats.org/drawingml/2006/main">
                  <a:graphicData uri="http://schemas.microsoft.com/office/word/2010/wordprocessingShape">
                    <wps:wsp>
                      <wps:cNvSpPr txBox="1"/>
                      <wps:spPr>
                        <a:xfrm>
                          <a:off x="0" y="0"/>
                          <a:ext cx="458439" cy="230970"/>
                        </a:xfrm>
                        <a:prstGeom prst="rect">
                          <a:avLst/>
                        </a:prstGeom>
                        <a:solidFill>
                          <a:schemeClr val="lt1"/>
                        </a:solidFill>
                        <a:ln w="6350">
                          <a:solidFill>
                            <a:prstClr val="black"/>
                          </a:solidFill>
                        </a:ln>
                      </wps:spPr>
                      <wps:txbx>
                        <w:txbxContent>
                          <w:p w14:paraId="745373F9" w14:textId="77004297" w:rsidR="00937DD4" w:rsidRPr="00695A9A" w:rsidRDefault="00937DD4" w:rsidP="00F05C57">
                            <w:pPr>
                              <w:jc w:val="center"/>
                              <w:rPr>
                                <w:lang w:val="nb-NO"/>
                              </w:rPr>
                            </w:pPr>
                            <w:r>
                              <w:rPr>
                                <w:sz w:val="18"/>
                                <w:szCs w:val="18"/>
                                <w:lang w:val="nb-NO"/>
                              </w:rPr>
                              <w:t>1200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E8807" id="Text Box 90" o:spid="_x0000_s1031" type="#_x0000_t202" style="position:absolute;margin-left:107.9pt;margin-top:9.1pt;width:36.1pt;height:18.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" fillcolor="white [3201]" strokeweight=".5pt">
                <v:textbox>
                  <w:txbxContent>
                    <w:p w14:paraId="745373F9" w14:textId="77004297" w:rsidR="00937DD4" w:rsidRPr="00695A9A" w:rsidRDefault="00937DD4" w:rsidP="00F05C57">
                      <w:pPr>
                        <w:jc w:val="center"/>
                        <w:rPr>
                          <w:lang w:val="nb-NO"/>
                        </w:rPr>
                      </w:pPr>
                      <w:r>
                        <w:rPr>
                          <w:sz w:val="18"/>
                          <w:szCs w:val="18"/>
                          <w:lang w:val="nb-NO"/>
                        </w:rPr>
                        <w:t>1200</w:t>
                      </w:r>
                    </w:p>
                  </w:txbxContent>
                </v:textbox>
              </v:shape>
            </w:pict>
          </mc:Fallback>
        </mc:AlternateContent>
      </w:r>
      <w:r w:rsidR="001407E6">
        <w:rPr>
          <w:noProof/>
          <w:lang w:val="en-GB"/>
        </w:rPr>
        <mc:AlternateContent>
          <mc:Choice Requires="wps">
            <w:drawing>
              <wp:anchor distT="0" distB="0" distL="114300" distR="114300" simplePos="0" relativeHeight="251728896" behindDoc="0" locked="0" layoutInCell="1" allowOverlap="1" wp14:anchorId="7524CF02" wp14:editId="27751DF3">
                <wp:simplePos x="0" y="0"/>
                <wp:positionH relativeFrom="column">
                  <wp:posOffset>2740284</wp:posOffset>
                </wp:positionH>
                <wp:positionV relativeFrom="paragraph">
                  <wp:posOffset>130149</wp:posOffset>
                </wp:positionV>
                <wp:extent cx="230970" cy="226444"/>
                <wp:effectExtent l="0" t="0" r="17145" b="21590"/>
                <wp:wrapNone/>
                <wp:docPr id="15" name="Text Box 15"/>
                <wp:cNvGraphicFramePr/>
                <a:graphic xmlns:a="http://schemas.openxmlformats.org/drawingml/2006/main">
                  <a:graphicData uri="http://schemas.microsoft.com/office/word/2010/wordprocessingShape">
                    <wps:wsp>
                      <wps:cNvSpPr txBox="1"/>
                      <wps:spPr>
                        <a:xfrm>
                          <a:off x="0" y="0"/>
                          <a:ext cx="230970" cy="226444"/>
                        </a:xfrm>
                        <a:prstGeom prst="rect">
                          <a:avLst/>
                        </a:prstGeom>
                        <a:solidFill>
                          <a:schemeClr val="lt1"/>
                        </a:solidFill>
                        <a:ln w="6350">
                          <a:solidFill>
                            <a:prstClr val="black"/>
                          </a:solidFill>
                        </a:ln>
                      </wps:spPr>
                      <wps:txbx>
                        <w:txbxContent>
                          <w:p w14:paraId="54773ED5" w14:textId="77777777" w:rsidR="00937DD4" w:rsidRPr="00695A9A" w:rsidRDefault="00937DD4" w:rsidP="001407E6">
                            <w:pPr>
                              <w:rPr>
                                <w:lang w:val="nb-NO"/>
                              </w:rPr>
                            </w:pPr>
                            <w:r w:rsidRPr="001407E6">
                              <w:rPr>
                                <w:sz w:val="18"/>
                                <w:szCs w:val="18"/>
                                <w:lang w:val="nb-NO"/>
                              </w:rPr>
                              <w:t>X</w:t>
                            </w:r>
                            <w:r w:rsidRPr="0028436E">
                              <w:rPr>
                                <w:noProof/>
                                <w:lang w:val="nb-NO"/>
                              </w:rPr>
                              <w:drawing>
                                <wp:inline distT="0" distB="0" distL="0" distR="0" wp14:anchorId="7DB25568" wp14:editId="3D83636E">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4CF02" id="Text Box 15" o:spid="_x0000_s1032" type="#_x0000_t202" style="position:absolute;margin-left:215.75pt;margin-top:10.25pt;width:18.2pt;height:17.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" fillcolor="white [3201]" strokeweight=".5pt">
                <v:textbox>
                  <w:txbxContent>
                    <w:p w14:paraId="54773ED5" w14:textId="77777777" w:rsidR="00937DD4" w:rsidRPr="00695A9A" w:rsidRDefault="00937DD4" w:rsidP="001407E6">
                      <w:pPr>
                        <w:rPr>
                          <w:lang w:val="nb-NO"/>
                        </w:rPr>
                      </w:pPr>
                      <w:r w:rsidRPr="001407E6">
                        <w:rPr>
                          <w:sz w:val="18"/>
                          <w:szCs w:val="18"/>
                          <w:lang w:val="nb-NO"/>
                        </w:rPr>
                        <w:t>X</w:t>
                      </w:r>
                      <w:r w:rsidRPr="0028436E">
                        <w:rPr>
                          <w:noProof/>
                          <w:lang w:val="nb-NO"/>
                        </w:rPr>
                        <w:drawing>
                          <wp:inline distT="0" distB="0" distL="0" distR="0" wp14:anchorId="7DB25568" wp14:editId="3D83636E">
                            <wp:extent cx="52070" cy="40005"/>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1407E6">
        <w:rPr>
          <w:noProof/>
          <w:lang w:val="en-GB"/>
        </w:rPr>
        <mc:AlternateContent>
          <mc:Choice Requires="wps">
            <w:drawing>
              <wp:anchor distT="0" distB="0" distL="114300" distR="114300" simplePos="0" relativeHeight="251737088" behindDoc="0" locked="0" layoutInCell="1" allowOverlap="1" wp14:anchorId="5BCEE5DF" wp14:editId="530AC8B2">
                <wp:simplePos x="0" y="0"/>
                <wp:positionH relativeFrom="column">
                  <wp:posOffset>2056161</wp:posOffset>
                </wp:positionH>
                <wp:positionV relativeFrom="paragraph">
                  <wp:posOffset>126535</wp:posOffset>
                </wp:positionV>
                <wp:extent cx="458439" cy="230970"/>
                <wp:effectExtent l="0" t="0" r="18415" b="17145"/>
                <wp:wrapNone/>
                <wp:docPr id="50" name="Text Box 50"/>
                <wp:cNvGraphicFramePr/>
                <a:graphic xmlns:a="http://schemas.openxmlformats.org/drawingml/2006/main">
                  <a:graphicData uri="http://schemas.microsoft.com/office/word/2010/wordprocessingShape">
                    <wps:wsp>
                      <wps:cNvSpPr txBox="1"/>
                      <wps:spPr>
                        <a:xfrm>
                          <a:off x="0" y="0"/>
                          <a:ext cx="458439" cy="230970"/>
                        </a:xfrm>
                        <a:prstGeom prst="rect">
                          <a:avLst/>
                        </a:prstGeom>
                        <a:solidFill>
                          <a:schemeClr val="lt1"/>
                        </a:solidFill>
                        <a:ln w="6350">
                          <a:solidFill>
                            <a:prstClr val="black"/>
                          </a:solidFill>
                        </a:ln>
                      </wps:spPr>
                      <wps:txbx>
                        <w:txbxContent>
                          <w:p w14:paraId="7E6356CB" w14:textId="5C8A5D50" w:rsidR="00937DD4" w:rsidRPr="00695A9A" w:rsidRDefault="00937DD4" w:rsidP="00F05C57">
                            <w:pPr>
                              <w:jc w:val="center"/>
                              <w:rPr>
                                <w:lang w:val="nb-NO"/>
                              </w:rPr>
                            </w:pPr>
                            <w:r>
                              <w:rPr>
                                <w:sz w:val="18"/>
                                <w:szCs w:val="18"/>
                                <w:lang w:val="nb-NO"/>
                              </w:rPr>
                              <w:t>1700</w:t>
                            </w:r>
                            <w:r w:rsidRPr="0028436E">
                              <w:rPr>
                                <w:noProof/>
                                <w:lang w:val="nb-NO"/>
                              </w:rPr>
                              <w:drawing>
                                <wp:inline distT="0" distB="0" distL="0" distR="0" wp14:anchorId="44059AAA" wp14:editId="260B3B69">
                                  <wp:extent cx="52070" cy="40005"/>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EE5DF" id="Text Box 50" o:spid="_x0000_s1033" type="#_x0000_t202" style="position:absolute;margin-left:161.9pt;margin-top:9.95pt;width:36.1pt;height:18.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" fillcolor="white [3201]" strokeweight=".5pt">
                <v:textbox>
                  <w:txbxContent>
                    <w:p w14:paraId="7E6356CB" w14:textId="5C8A5D50" w:rsidR="00937DD4" w:rsidRPr="00695A9A" w:rsidRDefault="00937DD4" w:rsidP="00F05C57">
                      <w:pPr>
                        <w:jc w:val="center"/>
                        <w:rPr>
                          <w:lang w:val="nb-NO"/>
                        </w:rPr>
                      </w:pPr>
                      <w:r>
                        <w:rPr>
                          <w:sz w:val="18"/>
                          <w:szCs w:val="18"/>
                          <w:lang w:val="nb-NO"/>
                        </w:rPr>
                        <w:t>1700</w:t>
                      </w:r>
                      <w:r w:rsidRPr="0028436E">
                        <w:rPr>
                          <w:noProof/>
                          <w:lang w:val="nb-NO"/>
                        </w:rPr>
                        <w:drawing>
                          <wp:inline distT="0" distB="0" distL="0" distR="0" wp14:anchorId="44059AAA" wp14:editId="260B3B69">
                            <wp:extent cx="52070" cy="40005"/>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p>
    <w:p w14:paraId="00D2F765" w14:textId="16EB3BDD" w:rsidR="00D64595" w:rsidRDefault="00D64595" w:rsidP="00D64595">
      <w:pPr>
        <w:rPr>
          <w:lang w:val="en-GB"/>
        </w:rPr>
      </w:pPr>
    </w:p>
    <w:p w14:paraId="386984BB" w14:textId="61C89105" w:rsidR="00D64595" w:rsidRDefault="00D64595" w:rsidP="00D64595">
      <w:pPr>
        <w:rPr>
          <w:lang w:val="en-GB"/>
        </w:rPr>
      </w:pPr>
    </w:p>
    <w:p w14:paraId="66706825" w14:textId="015852E6" w:rsidR="00D64595" w:rsidRDefault="00D64595" w:rsidP="00D64595">
      <w:pPr>
        <w:rPr>
          <w:lang w:val="en-GB"/>
        </w:rPr>
      </w:pPr>
    </w:p>
    <w:p w14:paraId="3470F3E8" w14:textId="6C49E784" w:rsidR="00D64595" w:rsidRDefault="00D64595" w:rsidP="00D64595">
      <w:pPr>
        <w:rPr>
          <w:lang w:val="en-GB"/>
        </w:rPr>
      </w:pPr>
    </w:p>
    <w:p w14:paraId="2233A9D2" w14:textId="77777777" w:rsidR="00D64595" w:rsidRPr="005831AF" w:rsidRDefault="00D64595" w:rsidP="00D64595">
      <w:pPr>
        <w:rPr>
          <w:lang w:val="en-GB"/>
        </w:rPr>
      </w:pPr>
    </w:p>
    <w:p w14:paraId="2E36F681" w14:textId="54C69077" w:rsidR="0040320F" w:rsidRPr="00C17EFC" w:rsidRDefault="005831AF" w:rsidP="00C17EFC">
      <w:pPr>
        <w:pStyle w:val="Heading1"/>
        <w:rPr>
          <w:bCs/>
          <w:sz w:val="24"/>
          <w:szCs w:val="24"/>
        </w:rPr>
      </w:pPr>
      <w:r w:rsidRPr="005831AF">
        <w:rPr>
          <w:bCs/>
          <w:sz w:val="24"/>
          <w:szCs w:val="24"/>
        </w:rPr>
        <w:t>Question 2 (20 points)</w:t>
      </w:r>
      <w:r w:rsidR="00D814C1">
        <w:rPr>
          <w:bCs/>
          <w:sz w:val="24"/>
          <w:szCs w:val="24"/>
        </w:rPr>
        <w:t xml:space="preserve">. </w:t>
      </w:r>
    </w:p>
    <w:p w14:paraId="6BE05332" w14:textId="4D8545B6" w:rsidR="006F144F" w:rsidRDefault="009C1660" w:rsidP="0040320F">
      <w:pPr>
        <w:rPr>
          <w:sz w:val="24"/>
          <w:szCs w:val="24"/>
        </w:rPr>
      </w:pPr>
      <w:r>
        <w:rPr>
          <w:sz w:val="24"/>
          <w:szCs w:val="24"/>
        </w:rPr>
        <w:t>You are g</w:t>
      </w:r>
      <w:r w:rsidR="00555B45">
        <w:rPr>
          <w:sz w:val="24"/>
          <w:szCs w:val="24"/>
        </w:rPr>
        <w:t>iven</w:t>
      </w:r>
      <w:r w:rsidR="0040320F" w:rsidRPr="0040320F">
        <w:rPr>
          <w:sz w:val="24"/>
          <w:szCs w:val="24"/>
        </w:rPr>
        <w:t xml:space="preserve"> the following </w:t>
      </w:r>
      <w:r w:rsidR="006F144F">
        <w:rPr>
          <w:sz w:val="24"/>
          <w:szCs w:val="24"/>
        </w:rPr>
        <w:t>functions:</w:t>
      </w:r>
    </w:p>
    <w:p w14:paraId="2A598AE8" w14:textId="77777777" w:rsidR="006F144F" w:rsidRDefault="006F144F" w:rsidP="006F144F">
      <w:pPr>
        <w:pStyle w:val="ListParagraph"/>
        <w:numPr>
          <w:ilvl w:val="0"/>
          <w:numId w:val="4"/>
        </w:numPr>
        <w:rPr>
          <w:sz w:val="24"/>
          <w:szCs w:val="24"/>
        </w:rPr>
      </w:pPr>
      <w:r>
        <w:rPr>
          <w:sz w:val="24"/>
          <w:szCs w:val="24"/>
          <w:lang w:val="en-US"/>
        </w:rPr>
        <w:t>D</w:t>
      </w:r>
      <w:r w:rsidR="0040320F" w:rsidRPr="006F144F">
        <w:rPr>
          <w:sz w:val="24"/>
          <w:szCs w:val="24"/>
        </w:rPr>
        <w:t>emand function</w:t>
      </w:r>
      <w:r w:rsidR="005C14C6" w:rsidRPr="006F144F">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=25-2p</m:t>
        </m:r>
      </m:oMath>
      <w:r w:rsidR="0040320F" w:rsidRPr="006F144F">
        <w:rPr>
          <w:sz w:val="24"/>
          <w:szCs w:val="24"/>
        </w:rPr>
        <w:t xml:space="preserve">. </w:t>
      </w:r>
    </w:p>
    <w:p w14:paraId="3160BB71" w14:textId="6854ECF4" w:rsidR="00AA7279" w:rsidRDefault="006F144F" w:rsidP="0040320F">
      <w:pPr>
        <w:pStyle w:val="ListParagraph"/>
        <w:numPr>
          <w:ilvl w:val="0"/>
          <w:numId w:val="4"/>
        </w:numPr>
        <w:rPr>
          <w:sz w:val="24"/>
          <w:szCs w:val="24"/>
        </w:rPr>
      </w:pPr>
      <w:r w:rsidRPr="00AA7279">
        <w:rPr>
          <w:sz w:val="24"/>
          <w:szCs w:val="24"/>
        </w:rPr>
        <w:t>S</w:t>
      </w:r>
      <w:r w:rsidR="0040320F" w:rsidRPr="00AA7279">
        <w:rPr>
          <w:sz w:val="24"/>
          <w:szCs w:val="24"/>
        </w:rPr>
        <w:t xml:space="preserve">upply function: </w:t>
      </w:r>
      <w:r w:rsidRPr="00AA7279">
        <w:rPr>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r>
          <w:rPr>
            <w:rFonts w:ascii="Cambria Math" w:hAnsi="Cambria Math"/>
            <w:sz w:val="24"/>
            <w:szCs w:val="24"/>
          </w:rPr>
          <m:t>=3p</m:t>
        </m:r>
      </m:oMath>
    </w:p>
    <w:p w14:paraId="1D133EE9" w14:textId="50496C9C" w:rsidR="000551FA" w:rsidRDefault="000551FA" w:rsidP="000551FA">
      <w:pPr>
        <w:rPr>
          <w:sz w:val="24"/>
          <w:szCs w:val="24"/>
        </w:rPr>
      </w:pPr>
    </w:p>
    <w:p w14:paraId="7FE08DAA" w14:textId="74408079" w:rsidR="00AA7279" w:rsidRDefault="000551FA" w:rsidP="00104D88">
      <w:pPr>
        <w:ind w:left="360"/>
        <w:rPr>
          <w:sz w:val="24"/>
          <w:szCs w:val="24"/>
        </w:rPr>
      </w:pPr>
      <w:r>
        <w:rPr>
          <w:sz w:val="24"/>
          <w:szCs w:val="24"/>
        </w:rPr>
        <w:t>Where p is the price of a good in US dollars</w:t>
      </w:r>
      <w:r w:rsidR="005E349A">
        <w:rPr>
          <w:sz w:val="24"/>
          <w:szCs w:val="24"/>
        </w:rPr>
        <w:t xml:space="preserve"> ($)</w:t>
      </w:r>
      <w:r>
        <w:rPr>
          <w:sz w:val="24"/>
          <w:szCs w:val="24"/>
        </w:rPr>
        <w:t xml:space="preserve"> and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and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104D88">
        <w:rPr>
          <w:rFonts w:eastAsiaTheme="minorEastAsia"/>
          <w:sz w:val="24"/>
          <w:szCs w:val="24"/>
        </w:rPr>
        <w:t xml:space="preserve"> are</w:t>
      </w:r>
      <w:del w:id="0" w:author="Krumer Alexander" w:date="2021-12-05T20:55:00Z">
        <w:r w:rsidR="00104D88" w:rsidDel="009C1660">
          <w:rPr>
            <w:rFonts w:eastAsiaTheme="minorEastAsia"/>
            <w:sz w:val="24"/>
            <w:szCs w:val="24"/>
          </w:rPr>
          <w:delText>,</w:delText>
        </w:r>
      </w:del>
      <w:r w:rsidR="00104D88">
        <w:rPr>
          <w:rFonts w:eastAsiaTheme="minorEastAsia"/>
          <w:sz w:val="24"/>
          <w:szCs w:val="24"/>
        </w:rPr>
        <w:t xml:space="preserve"> the quantity demanded a</w:t>
      </w:r>
      <w:r w:rsidR="009C1660">
        <w:rPr>
          <w:rFonts w:eastAsiaTheme="minorEastAsia"/>
          <w:sz w:val="24"/>
          <w:szCs w:val="24"/>
        </w:rPr>
        <w:t>nd</w:t>
      </w:r>
      <w:r w:rsidR="00104D88">
        <w:rPr>
          <w:rFonts w:eastAsiaTheme="minorEastAsia"/>
          <w:sz w:val="24"/>
          <w:szCs w:val="24"/>
        </w:rPr>
        <w:t xml:space="preserve"> supplied</w:t>
      </w:r>
      <w:r w:rsidR="009C1660">
        <w:rPr>
          <w:rFonts w:eastAsiaTheme="minorEastAsia"/>
          <w:sz w:val="24"/>
          <w:szCs w:val="24"/>
        </w:rPr>
        <w:t>, respectively</w:t>
      </w:r>
      <w:r w:rsidR="00104D88">
        <w:rPr>
          <w:rFonts w:eastAsiaTheme="minorEastAsia"/>
          <w:sz w:val="24"/>
          <w:szCs w:val="24"/>
        </w:rPr>
        <w:t xml:space="preserve"> for that specific good.</w:t>
      </w:r>
    </w:p>
    <w:p w14:paraId="6A6BD421" w14:textId="7D614591"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would be the price and the quantity in the equilibrium? </w:t>
      </w:r>
      <w:r w:rsidRPr="00104D88">
        <w:rPr>
          <w:rFonts w:asciiTheme="minorHAnsi" w:eastAsiaTheme="minorEastAsia" w:hAnsiTheme="minorHAnsi" w:cstheme="minorBidi"/>
          <w:b/>
          <w:bCs/>
          <w:sz w:val="24"/>
          <w:szCs w:val="24"/>
          <w:lang w:val="en-US" w:eastAsia="en-US"/>
        </w:rPr>
        <w:t>(4 points)</w:t>
      </w:r>
    </w:p>
    <w:p w14:paraId="45B5E362" w14:textId="11FD4843"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Show on the graph (where appropriate) the cases where p=0, Q=0, and price and quantity in equilibrium. </w:t>
      </w:r>
      <w:r w:rsidRPr="00104D88">
        <w:rPr>
          <w:rFonts w:asciiTheme="minorHAnsi" w:eastAsiaTheme="minorEastAsia" w:hAnsiTheme="minorHAnsi" w:cstheme="minorBidi"/>
          <w:b/>
          <w:bCs/>
          <w:sz w:val="24"/>
          <w:szCs w:val="24"/>
          <w:lang w:val="en-US" w:eastAsia="en-US"/>
        </w:rPr>
        <w:t>(8 points)</w:t>
      </w:r>
    </w:p>
    <w:p w14:paraId="6DE107EE" w14:textId="52866514"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producer surplus? </w:t>
      </w:r>
      <w:r w:rsidRPr="00104D88">
        <w:rPr>
          <w:rFonts w:asciiTheme="minorHAnsi" w:eastAsiaTheme="minorEastAsia" w:hAnsiTheme="minorHAnsi" w:cstheme="minorBidi"/>
          <w:b/>
          <w:bCs/>
          <w:sz w:val="24"/>
          <w:szCs w:val="24"/>
          <w:lang w:val="en-US" w:eastAsia="en-US"/>
        </w:rPr>
        <w:t>(3 points)</w:t>
      </w:r>
    </w:p>
    <w:p w14:paraId="6CFA33CA" w14:textId="39AFAFA9" w:rsidR="0040320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consumer surplus? </w:t>
      </w:r>
      <w:r w:rsidRPr="00104D88">
        <w:rPr>
          <w:rFonts w:asciiTheme="minorHAnsi" w:eastAsiaTheme="minorEastAsia" w:hAnsiTheme="minorHAnsi" w:cstheme="minorBidi"/>
          <w:b/>
          <w:bCs/>
          <w:sz w:val="24"/>
          <w:szCs w:val="24"/>
          <w:lang w:val="en-US" w:eastAsia="en-US"/>
        </w:rPr>
        <w:t>(3 points)</w:t>
      </w:r>
    </w:p>
    <w:p w14:paraId="4705D75C" w14:textId="54B44878" w:rsidR="005831AF" w:rsidRPr="00104D88" w:rsidRDefault="0040320F" w:rsidP="00104D88">
      <w:pPr>
        <w:pStyle w:val="ListParagraph"/>
        <w:numPr>
          <w:ilvl w:val="1"/>
          <w:numId w:val="5"/>
        </w:numPr>
        <w:rPr>
          <w:rFonts w:asciiTheme="minorHAnsi" w:eastAsiaTheme="minorEastAsia" w:hAnsiTheme="minorHAnsi" w:cstheme="minorBidi"/>
          <w:sz w:val="24"/>
          <w:szCs w:val="24"/>
          <w:lang w:val="en-US" w:eastAsia="en-US"/>
        </w:rPr>
      </w:pPr>
      <w:r w:rsidRPr="00104D88">
        <w:rPr>
          <w:rFonts w:asciiTheme="minorHAnsi" w:eastAsiaTheme="minorEastAsia" w:hAnsiTheme="minorHAnsi" w:cstheme="minorBidi"/>
          <w:sz w:val="24"/>
          <w:szCs w:val="24"/>
          <w:lang w:val="en-US" w:eastAsia="en-US"/>
        </w:rPr>
        <w:t xml:space="preserve">What is the total social welfare? </w:t>
      </w:r>
      <w:r w:rsidRPr="00104D88">
        <w:rPr>
          <w:rFonts w:asciiTheme="minorHAnsi" w:eastAsiaTheme="minorEastAsia" w:hAnsiTheme="minorHAnsi" w:cstheme="minorBidi"/>
          <w:b/>
          <w:bCs/>
          <w:sz w:val="24"/>
          <w:szCs w:val="24"/>
          <w:lang w:val="en-US" w:eastAsia="en-US"/>
        </w:rPr>
        <w:t>(2 points)</w:t>
      </w:r>
    </w:p>
    <w:p w14:paraId="29006549" w14:textId="77777777" w:rsidR="005831AF" w:rsidRPr="0040320F" w:rsidRDefault="005831AF" w:rsidP="005831AF">
      <w:pPr>
        <w:rPr>
          <w:sz w:val="24"/>
          <w:szCs w:val="24"/>
        </w:rPr>
      </w:pPr>
    </w:p>
    <w:p w14:paraId="17F51387" w14:textId="77777777" w:rsidR="005831AF" w:rsidRPr="005831AF" w:rsidRDefault="005831AF" w:rsidP="005831AF">
      <w:pPr>
        <w:pStyle w:val="Heading1"/>
        <w:rPr>
          <w:bCs/>
          <w:sz w:val="24"/>
          <w:szCs w:val="24"/>
        </w:rPr>
      </w:pPr>
      <w:r w:rsidRPr="005831AF">
        <w:rPr>
          <w:bCs/>
          <w:sz w:val="24"/>
          <w:szCs w:val="24"/>
        </w:rPr>
        <w:t>Answer</w:t>
      </w:r>
    </w:p>
    <w:p w14:paraId="647C673F" w14:textId="324A2C4A" w:rsidR="005831AF" w:rsidRPr="000D568A" w:rsidRDefault="000D568A" w:rsidP="000D568A">
      <w:pPr>
        <w:pStyle w:val="ListParagraph"/>
        <w:numPr>
          <w:ilvl w:val="0"/>
          <w:numId w:val="7"/>
        </w:numPr>
      </w:pPr>
      <w:r>
        <w:rPr>
          <w:rFonts w:asciiTheme="minorHAnsi" w:hAnsiTheme="minorHAnsi" w:cstheme="minorHAnsi"/>
          <w:sz w:val="24"/>
          <w:szCs w:val="24"/>
        </w:rPr>
        <w:t xml:space="preserve">In </w:t>
      </w:r>
      <w:r w:rsidR="00D50E3C">
        <w:rPr>
          <w:rFonts w:asciiTheme="minorHAnsi" w:hAnsiTheme="minorHAnsi" w:cstheme="minorHAnsi"/>
          <w:sz w:val="24"/>
          <w:szCs w:val="24"/>
        </w:rPr>
        <w:t>e</w:t>
      </w:r>
      <w:r>
        <w:rPr>
          <w:rFonts w:asciiTheme="minorHAnsi" w:hAnsiTheme="minorHAnsi" w:cstheme="minorHAnsi"/>
          <w:sz w:val="24"/>
          <w:szCs w:val="24"/>
        </w:rPr>
        <w:t>quilibrium</w:t>
      </w:r>
      <w:r w:rsidR="00D50E3C">
        <w:rPr>
          <w:rFonts w:asciiTheme="minorHAnsi" w:hAnsiTheme="minorHAnsi" w:cstheme="minorHAnsi"/>
          <w:sz w:val="24"/>
          <w:szCs w:val="24"/>
        </w:rPr>
        <w:t xml:space="preserve">, </w:t>
      </w:r>
      <w:r>
        <w:rPr>
          <w:rFonts w:asciiTheme="minorHAnsi" w:hAnsiTheme="minorHAnsi" w:cstheme="minorHAnsi"/>
          <w:sz w:val="24"/>
          <w:szCs w:val="24"/>
        </w:rPr>
        <w:t>supply equals demand</w:t>
      </w:r>
      <w:r w:rsidR="00D50E3C">
        <w:rPr>
          <w:rFonts w:asciiTheme="minorHAnsi" w:hAnsiTheme="minorHAnsi" w:cstheme="minorHAnsi"/>
          <w:sz w:val="24"/>
          <w:szCs w:val="24"/>
        </w:rPr>
        <w:t xml:space="preserve"> </w:t>
      </w:r>
      <m:oMath>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D</m:t>
            </m:r>
          </m:sup>
        </m:sSup>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S</m:t>
            </m:r>
          </m:sup>
        </m:sSup>
      </m:oMath>
      <w:r w:rsidR="00D50E3C">
        <w:rPr>
          <w:rFonts w:asciiTheme="minorHAnsi" w:hAnsiTheme="minorHAnsi" w:cstheme="minorHAnsi"/>
          <w:sz w:val="24"/>
          <w:szCs w:val="24"/>
        </w:rPr>
        <w:t xml:space="preserve">. Therefore, </w:t>
      </w:r>
      <m:oMath>
        <m:r>
          <w:rPr>
            <w:rFonts w:ascii="Cambria Math" w:hAnsi="Cambria Math"/>
            <w:sz w:val="24"/>
            <w:szCs w:val="24"/>
          </w:rPr>
          <m:t xml:space="preserve">25-2p=3p </m:t>
        </m:r>
      </m:oMath>
      <w:r w:rsidR="00CD19B0">
        <w:rPr>
          <w:rFonts w:asciiTheme="minorHAnsi" w:hAnsiTheme="minorHAnsi" w:cstheme="minorHAnsi"/>
          <w:sz w:val="24"/>
          <w:szCs w:val="24"/>
        </w:rPr>
        <w:t xml:space="preserve">. </w:t>
      </w:r>
      <m:oMath>
        <m:r>
          <w:rPr>
            <w:rFonts w:ascii="Cambria Math" w:hAnsi="Cambria Math" w:cstheme="minorHAnsi"/>
            <w:sz w:val="24"/>
            <w:szCs w:val="24"/>
          </w:rPr>
          <m:t>p=5 and q=15</m:t>
        </m:r>
      </m:oMath>
    </w:p>
    <w:p w14:paraId="78680B28" w14:textId="3BC78AEF" w:rsidR="005831AF" w:rsidRDefault="00E15A02" w:rsidP="00CD19B0">
      <w:pPr>
        <w:pStyle w:val="ListParagraph"/>
        <w:numPr>
          <w:ilvl w:val="0"/>
          <w:numId w:val="7"/>
        </w:numPr>
        <w:rPr>
          <w:rFonts w:asciiTheme="minorHAnsi" w:hAnsiTheme="minorHAnsi" w:cstheme="minorHAnsi"/>
          <w:sz w:val="24"/>
          <w:szCs w:val="24"/>
        </w:rPr>
      </w:pPr>
      <w:r w:rsidRPr="00E15A02">
        <w:rPr>
          <w:rFonts w:asciiTheme="minorHAnsi" w:hAnsiTheme="minorHAnsi" w:cstheme="minorHAnsi"/>
          <w:sz w:val="24"/>
          <w:szCs w:val="24"/>
        </w:rPr>
        <w:t xml:space="preserve">See graph below </w:t>
      </w:r>
    </w:p>
    <w:p w14:paraId="7129B5A8" w14:textId="28AF1F97" w:rsidR="00793934" w:rsidRDefault="00793934" w:rsidP="00CD19B0">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lastRenderedPageBreak/>
        <w:t>The producer surplus is given by the area</w:t>
      </w:r>
      <w:r w:rsidR="00D214A9">
        <w:rPr>
          <w:rFonts w:asciiTheme="minorHAnsi" w:hAnsiTheme="minorHAnsi" w:cstheme="minorHAnsi"/>
          <w:sz w:val="24"/>
          <w:szCs w:val="24"/>
        </w:rPr>
        <w:t xml:space="preserve"> between the </w:t>
      </w:r>
      <w:r w:rsidR="00777654">
        <w:rPr>
          <w:rFonts w:asciiTheme="minorHAnsi" w:hAnsiTheme="minorHAnsi" w:cstheme="minorHAnsi"/>
          <w:sz w:val="24"/>
          <w:szCs w:val="24"/>
        </w:rPr>
        <w:t xml:space="preserve">supply curve </w:t>
      </w:r>
      <w:r w:rsidR="00D336D7">
        <w:rPr>
          <w:rFonts w:asciiTheme="minorHAnsi" w:hAnsiTheme="minorHAnsi" w:cstheme="minorHAnsi"/>
          <w:sz w:val="24"/>
          <w:szCs w:val="24"/>
        </w:rPr>
        <w:t xml:space="preserve">and the equilibrium price. </w:t>
      </w:r>
    </w:p>
    <w:p w14:paraId="7A732EE4" w14:textId="36F8BA26" w:rsidR="005E349A" w:rsidRPr="002B3A3A" w:rsidRDefault="00141C90" w:rsidP="002B3A3A">
      <w:pPr>
        <w:ind w:left="1800"/>
        <w:rPr>
          <w:rFonts w:cstheme="minorHAnsi"/>
          <w:sz w:val="24"/>
          <w:szCs w:val="24"/>
        </w:rPr>
      </w:pPr>
      <w:r>
        <w:rPr>
          <w:rFonts w:cstheme="minorHAnsi"/>
          <w:sz w:val="24"/>
          <w:szCs w:val="24"/>
        </w:rPr>
        <w:t>Producer</w:t>
      </w:r>
      <w:r w:rsidR="005E349A" w:rsidRPr="002B3A3A">
        <w:rPr>
          <w:rFonts w:cstheme="minorHAnsi"/>
          <w:sz w:val="24"/>
          <w:szCs w:val="24"/>
        </w:rPr>
        <w:t xml:space="preserve"> Surplus </w:t>
      </w:r>
      <w:r w:rsidR="00432E3C">
        <w:rPr>
          <w:rFonts w:cstheme="minorHAnsi"/>
          <w:sz w:val="24"/>
          <w:szCs w:val="24"/>
        </w:rPr>
        <w:t xml:space="preserve">(PS)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5-0</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=$37.5</m:t>
        </m:r>
      </m:oMath>
    </w:p>
    <w:p w14:paraId="3470A630" w14:textId="48FBD675" w:rsidR="002B3A3A" w:rsidRDefault="002B3A3A" w:rsidP="002B3A3A">
      <w:pPr>
        <w:pStyle w:val="ListParagraph"/>
        <w:numPr>
          <w:ilvl w:val="0"/>
          <w:numId w:val="7"/>
        </w:numPr>
        <w:rPr>
          <w:rFonts w:asciiTheme="minorHAnsi" w:hAnsiTheme="minorHAnsi" w:cstheme="minorHAnsi"/>
          <w:sz w:val="24"/>
          <w:szCs w:val="24"/>
        </w:rPr>
      </w:pPr>
      <w:r>
        <w:rPr>
          <w:rFonts w:asciiTheme="minorHAnsi" w:hAnsiTheme="minorHAnsi" w:cstheme="minorHAnsi"/>
          <w:sz w:val="24"/>
          <w:szCs w:val="24"/>
        </w:rPr>
        <w:t xml:space="preserve">The </w:t>
      </w:r>
      <w:r w:rsidR="00DE4D67">
        <w:rPr>
          <w:rFonts w:asciiTheme="minorHAnsi" w:hAnsiTheme="minorHAnsi" w:cstheme="minorHAnsi"/>
          <w:sz w:val="24"/>
          <w:szCs w:val="24"/>
        </w:rPr>
        <w:t>consumer</w:t>
      </w:r>
      <w:r>
        <w:rPr>
          <w:rFonts w:asciiTheme="minorHAnsi" w:hAnsiTheme="minorHAnsi" w:cstheme="minorHAnsi"/>
          <w:sz w:val="24"/>
          <w:szCs w:val="24"/>
        </w:rPr>
        <w:t xml:space="preserve"> surplus is given by the area between the </w:t>
      </w:r>
      <w:r w:rsidR="00DE4D67">
        <w:rPr>
          <w:rFonts w:asciiTheme="minorHAnsi" w:hAnsiTheme="minorHAnsi" w:cstheme="minorHAnsi"/>
          <w:sz w:val="24"/>
          <w:szCs w:val="24"/>
        </w:rPr>
        <w:t>demand</w:t>
      </w:r>
      <w:r>
        <w:rPr>
          <w:rFonts w:asciiTheme="minorHAnsi" w:hAnsiTheme="minorHAnsi" w:cstheme="minorHAnsi"/>
          <w:sz w:val="24"/>
          <w:szCs w:val="24"/>
        </w:rPr>
        <w:t xml:space="preserve"> curve and the equilibrium price. </w:t>
      </w:r>
    </w:p>
    <w:p w14:paraId="60A440A0" w14:textId="6E18F957" w:rsidR="005E349A" w:rsidRDefault="00141C90" w:rsidP="002B3A3A">
      <w:pPr>
        <w:ind w:left="1800"/>
        <w:rPr>
          <w:rFonts w:eastAsiaTheme="minorEastAsia" w:cstheme="minorHAnsi"/>
          <w:iCs/>
          <w:sz w:val="24"/>
          <w:szCs w:val="24"/>
          <w:lang w:val="it-IT"/>
        </w:rPr>
      </w:pPr>
      <w:r>
        <w:rPr>
          <w:rFonts w:cstheme="minorHAnsi"/>
          <w:sz w:val="24"/>
          <w:szCs w:val="24"/>
        </w:rPr>
        <w:t>Consumer</w:t>
      </w:r>
      <w:r w:rsidR="005E349A" w:rsidRPr="002B3A3A">
        <w:rPr>
          <w:rFonts w:cstheme="minorHAnsi"/>
          <w:sz w:val="24"/>
          <w:szCs w:val="24"/>
        </w:rPr>
        <w:t xml:space="preserve"> Surplus</w:t>
      </w:r>
      <w:r w:rsidR="00432E3C">
        <w:rPr>
          <w:rFonts w:cstheme="minorHAnsi"/>
          <w:sz w:val="24"/>
          <w:szCs w:val="24"/>
        </w:rPr>
        <w:t xml:space="preserve"> (CS) </w:t>
      </w:r>
      <w:r w:rsidR="002B3A3A" w:rsidRPr="002B3A3A">
        <w:rPr>
          <w:rFonts w:cstheme="minorHAnsi"/>
          <w:sz w:val="24"/>
          <w:szCs w:val="24"/>
        </w:rPr>
        <w:t xml:space="preserve"> </w:t>
      </w:r>
      <w:r w:rsidR="005E349A" w:rsidRPr="002B3A3A">
        <w:rPr>
          <w:rFonts w:cstheme="minorHAnsi"/>
          <w:sz w:val="24"/>
          <w:szCs w:val="24"/>
        </w:rPr>
        <w:t xml:space="preserve">: </w:t>
      </w:r>
      <m:oMath>
        <m:f>
          <m:fPr>
            <m:ctrlPr>
              <w:rPr>
                <w:rFonts w:ascii="Cambria Math" w:hAnsi="Cambria Math" w:cstheme="minorHAnsi"/>
                <w:i/>
                <w:iCs/>
                <w:sz w:val="24"/>
                <w:szCs w:val="24"/>
                <w:lang w:val="it-IT"/>
              </w:rPr>
            </m:ctrlPr>
          </m:fPr>
          <m:num>
            <m:d>
              <m:dPr>
                <m:begChr m:val="["/>
                <m:endChr m:val="]"/>
                <m:ctrlPr>
                  <w:rPr>
                    <w:rFonts w:ascii="Cambria Math" w:hAnsi="Cambria Math" w:cstheme="minorHAnsi"/>
                    <w:i/>
                    <w:iCs/>
                    <w:sz w:val="24"/>
                    <w:szCs w:val="24"/>
                    <w:lang w:val="it-IT"/>
                  </w:rPr>
                </m:ctrlPr>
              </m:dPr>
              <m:e>
                <m:d>
                  <m:dPr>
                    <m:ctrlPr>
                      <w:rPr>
                        <w:rFonts w:ascii="Cambria Math" w:hAnsi="Cambria Math" w:cstheme="minorHAnsi"/>
                        <w:i/>
                        <w:iCs/>
                        <w:sz w:val="24"/>
                        <w:szCs w:val="24"/>
                        <w:lang w:val="it-IT"/>
                      </w:rPr>
                    </m:ctrlPr>
                  </m:dPr>
                  <m:e>
                    <m:r>
                      <w:rPr>
                        <w:rFonts w:ascii="Cambria Math" w:hAnsi="Cambria Math" w:cstheme="minorHAnsi"/>
                        <w:sz w:val="24"/>
                        <w:szCs w:val="24"/>
                        <w:lang w:val="it-IT"/>
                      </w:rPr>
                      <m:t>12.5 -5</m:t>
                    </m:r>
                  </m:e>
                </m:d>
                <m:r>
                  <w:rPr>
                    <w:rFonts w:ascii="Cambria Math" w:hAnsi="Cambria Math" w:cstheme="minorHAnsi"/>
                    <w:sz w:val="24"/>
                    <w:szCs w:val="24"/>
                    <w:lang w:val="it-IT"/>
                  </w:rPr>
                  <m:t>*(15-0)</m:t>
                </m:r>
              </m:e>
            </m:d>
          </m:num>
          <m:den>
            <m:r>
              <w:rPr>
                <w:rFonts w:ascii="Cambria Math" w:hAnsi="Cambria Math" w:cstheme="minorHAnsi"/>
                <w:sz w:val="24"/>
                <w:szCs w:val="24"/>
                <w:lang w:val="it-IT"/>
              </w:rPr>
              <m:t>2</m:t>
            </m:r>
          </m:den>
        </m:f>
        <m:r>
          <w:rPr>
            <w:rFonts w:ascii="Cambria Math" w:hAnsi="Cambria Math" w:cstheme="minorHAnsi"/>
            <w:sz w:val="24"/>
            <w:szCs w:val="24"/>
            <w:lang w:val="it-IT"/>
          </w:rPr>
          <m:t>=$56.25</m:t>
        </m:r>
      </m:oMath>
    </w:p>
    <w:p w14:paraId="5611A8AD" w14:textId="64CE46E8" w:rsidR="000A748D" w:rsidRPr="000A748D" w:rsidRDefault="000A748D" w:rsidP="000A748D">
      <w:pPr>
        <w:pStyle w:val="ListParagraph"/>
        <w:numPr>
          <w:ilvl w:val="0"/>
          <w:numId w:val="7"/>
        </w:numPr>
        <w:rPr>
          <w:rFonts w:cstheme="minorHAnsi"/>
          <w:sz w:val="24"/>
          <w:szCs w:val="24"/>
        </w:rPr>
      </w:pPr>
      <w:r>
        <w:rPr>
          <w:rFonts w:cstheme="minorHAnsi"/>
          <w:sz w:val="24"/>
          <w:szCs w:val="24"/>
        </w:rPr>
        <w:t xml:space="preserve">In this case, social welfare is </w:t>
      </w:r>
      <w:r w:rsidR="00432E3C">
        <w:rPr>
          <w:rFonts w:cstheme="minorHAnsi"/>
          <w:sz w:val="24"/>
          <w:szCs w:val="24"/>
        </w:rPr>
        <w:t xml:space="preserve">the sum of producer surplus and consumer surplus. </w:t>
      </w:r>
      <m:oMath>
        <m:r>
          <w:rPr>
            <w:rFonts w:ascii="Cambria Math" w:hAnsi="Cambria Math" w:cstheme="minorHAnsi"/>
            <w:sz w:val="24"/>
            <w:szCs w:val="24"/>
          </w:rPr>
          <m:t xml:space="preserve">CS+PS= $37.5+ $56.25=$93.75 </m:t>
        </m:r>
      </m:oMath>
    </w:p>
    <w:p w14:paraId="311958CE" w14:textId="77777777" w:rsidR="005E349A" w:rsidRPr="005E349A" w:rsidRDefault="005E349A" w:rsidP="002B3A3A">
      <w:pPr>
        <w:pStyle w:val="ListParagraph"/>
        <w:ind w:left="1440"/>
        <w:rPr>
          <w:rFonts w:cstheme="minorHAnsi"/>
          <w:sz w:val="24"/>
          <w:szCs w:val="24"/>
          <w:lang w:val="en-US"/>
        </w:rPr>
      </w:pPr>
    </w:p>
    <w:p w14:paraId="19D608FA" w14:textId="2FF5DD00" w:rsidR="00DE4D67" w:rsidRDefault="00DE4D67">
      <w:r>
        <w:br w:type="page"/>
      </w:r>
    </w:p>
    <w:p w14:paraId="062C095F" w14:textId="77777777" w:rsidR="00E15A02" w:rsidRDefault="00E15A02" w:rsidP="00E15A02"/>
    <w:p w14:paraId="38220A00" w14:textId="45E719F3" w:rsidR="00E15A02" w:rsidRDefault="005571D9" w:rsidP="00E15A02">
      <w:r>
        <w:rPr>
          <w:noProof/>
        </w:rPr>
        <mc:AlternateContent>
          <mc:Choice Requires="wps">
            <w:drawing>
              <wp:anchor distT="0" distB="0" distL="114300" distR="114300" simplePos="0" relativeHeight="251714560" behindDoc="0" locked="0" layoutInCell="1" allowOverlap="1" wp14:anchorId="17C20C8A" wp14:editId="293E26C1">
                <wp:simplePos x="0" y="0"/>
                <wp:positionH relativeFrom="column">
                  <wp:posOffset>578485</wp:posOffset>
                </wp:positionH>
                <wp:positionV relativeFrom="paragraph">
                  <wp:posOffset>254635</wp:posOffset>
                </wp:positionV>
                <wp:extent cx="1409700" cy="1260475"/>
                <wp:effectExtent l="0" t="0" r="0" b="0"/>
                <wp:wrapNone/>
                <wp:docPr id="51" name="Right Triangle 51"/>
                <wp:cNvGraphicFramePr/>
                <a:graphic xmlns:a="http://schemas.openxmlformats.org/drawingml/2006/main">
                  <a:graphicData uri="http://schemas.microsoft.com/office/word/2010/wordprocessingShape">
                    <wps:wsp>
                      <wps:cNvSpPr/>
                      <wps:spPr>
                        <a:xfrm>
                          <a:off x="0" y="0"/>
                          <a:ext cx="1409700" cy="1260475"/>
                        </a:xfrm>
                        <a:custGeom>
                          <a:avLst/>
                          <a:gdLst>
                            <a:gd name="connsiteX0" fmla="*/ 0 w 1409065"/>
                            <a:gd name="connsiteY0" fmla="*/ 1212850 h 1212850"/>
                            <a:gd name="connsiteX1" fmla="*/ 0 w 1409065"/>
                            <a:gd name="connsiteY1" fmla="*/ 0 h 1212850"/>
                            <a:gd name="connsiteX2" fmla="*/ 1409065 w 1409065"/>
                            <a:gd name="connsiteY2" fmla="*/ 1212850 h 1212850"/>
                            <a:gd name="connsiteX3" fmla="*/ 0 w 140906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453515"/>
                            <a:gd name="connsiteY0" fmla="*/ 1212850 h 1212850"/>
                            <a:gd name="connsiteX1" fmla="*/ 0 w 1453515"/>
                            <a:gd name="connsiteY1" fmla="*/ 0 h 1212850"/>
                            <a:gd name="connsiteX2" fmla="*/ 1453515 w 1453515"/>
                            <a:gd name="connsiteY2" fmla="*/ 1212850 h 1212850"/>
                            <a:gd name="connsiteX3" fmla="*/ 44450 w 1453515"/>
                            <a:gd name="connsiteY3" fmla="*/ 1212850 h 1212850"/>
                            <a:gd name="connsiteX0" fmla="*/ 44450 w 1370965"/>
                            <a:gd name="connsiteY0" fmla="*/ 1212850 h 1260475"/>
                            <a:gd name="connsiteX1" fmla="*/ 0 w 1370965"/>
                            <a:gd name="connsiteY1" fmla="*/ 0 h 1260475"/>
                            <a:gd name="connsiteX2" fmla="*/ 1370965 w 1370965"/>
                            <a:gd name="connsiteY2" fmla="*/ 1260475 h 1260475"/>
                            <a:gd name="connsiteX3" fmla="*/ 44450 w 1370965"/>
                            <a:gd name="connsiteY3" fmla="*/ 1212850 h 1260475"/>
                            <a:gd name="connsiteX0" fmla="*/ 44450 w 1409700"/>
                            <a:gd name="connsiteY0" fmla="*/ 1212850 h 1260475"/>
                            <a:gd name="connsiteX1" fmla="*/ 0 w 1409700"/>
                            <a:gd name="connsiteY1" fmla="*/ 0 h 1260475"/>
                            <a:gd name="connsiteX2" fmla="*/ 1409700 w 1409700"/>
                            <a:gd name="connsiteY2" fmla="*/ 1260475 h 1260475"/>
                            <a:gd name="connsiteX3" fmla="*/ 44450 w 1409700"/>
                            <a:gd name="connsiteY3" fmla="*/ 1212850 h 1260475"/>
                            <a:gd name="connsiteX0" fmla="*/ 57150 w 1409700"/>
                            <a:gd name="connsiteY0" fmla="*/ 1212850 h 1260475"/>
                            <a:gd name="connsiteX1" fmla="*/ 0 w 1409700"/>
                            <a:gd name="connsiteY1" fmla="*/ 0 h 1260475"/>
                            <a:gd name="connsiteX2" fmla="*/ 1409700 w 1409700"/>
                            <a:gd name="connsiteY2" fmla="*/ 1260475 h 1260475"/>
                            <a:gd name="connsiteX3" fmla="*/ 57150 w 1409700"/>
                            <a:gd name="connsiteY3" fmla="*/ 1212850 h 1260475"/>
                            <a:gd name="connsiteX0" fmla="*/ 43614 w 1409700"/>
                            <a:gd name="connsiteY0" fmla="*/ 1213021 h 1260475"/>
                            <a:gd name="connsiteX1" fmla="*/ 0 w 1409700"/>
                            <a:gd name="connsiteY1" fmla="*/ 0 h 1260475"/>
                            <a:gd name="connsiteX2" fmla="*/ 1409700 w 1409700"/>
                            <a:gd name="connsiteY2" fmla="*/ 1260475 h 1260475"/>
                            <a:gd name="connsiteX3" fmla="*/ 43614 w 1409700"/>
                            <a:gd name="connsiteY3" fmla="*/ 1213021 h 1260475"/>
                            <a:gd name="connsiteX0" fmla="*/ 45720 w 1409700"/>
                            <a:gd name="connsiteY0" fmla="*/ 1214120 h 1260475"/>
                            <a:gd name="connsiteX1" fmla="*/ 0 w 1409700"/>
                            <a:gd name="connsiteY1" fmla="*/ 0 h 1260475"/>
                            <a:gd name="connsiteX2" fmla="*/ 1409700 w 1409700"/>
                            <a:gd name="connsiteY2" fmla="*/ 1260475 h 1260475"/>
                            <a:gd name="connsiteX3" fmla="*/ 45720 w 1409700"/>
                            <a:gd name="connsiteY3" fmla="*/ 1214120 h 1260475"/>
                          </a:gdLst>
                          <a:ahLst/>
                          <a:cxnLst>
                            <a:cxn ang="0">
                              <a:pos x="connsiteX0" y="connsiteY0"/>
                            </a:cxn>
                            <a:cxn ang="0">
                              <a:pos x="connsiteX1" y="connsiteY1"/>
                            </a:cxn>
                            <a:cxn ang="0">
                              <a:pos x="connsiteX2" y="connsiteY2"/>
                            </a:cxn>
                            <a:cxn ang="0">
                              <a:pos x="connsiteX3" y="connsiteY3"/>
                            </a:cxn>
                          </a:cxnLst>
                          <a:rect l="l" t="t" r="r" b="b"/>
                          <a:pathLst>
                            <a:path w="1409700" h="1260475">
                              <a:moveTo>
                                <a:pt x="45720" y="1214120"/>
                              </a:moveTo>
                              <a:cubicBezTo>
                                <a:pt x="26670" y="809837"/>
                                <a:pt x="19050" y="404283"/>
                                <a:pt x="0" y="0"/>
                              </a:cubicBezTo>
                              <a:cubicBezTo>
                                <a:pt x="465455" y="429683"/>
                                <a:pt x="925195" y="856192"/>
                                <a:pt x="1409700" y="1260475"/>
                              </a:cubicBezTo>
                              <a:lnTo>
                                <a:pt x="45720" y="1214120"/>
                              </a:lnTo>
                              <a:close/>
                            </a:path>
                          </a:pathLst>
                        </a:custGeom>
                        <a:solidFill>
                          <a:schemeClr val="accent1">
                            <a:lumMod val="60000"/>
                            <a:lumOff val="40000"/>
                            <a:alpha val="61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8E58A" w14:textId="77777777" w:rsidR="00937DD4" w:rsidRDefault="00937DD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0C8A" id="Right Triangle 51" o:spid="_x0000_s1034" style="position:absolute;margin-left:45.55pt;margin-top:20.05pt;width:111pt;height:99.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09700,1260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" adj="-11796480,,5400" path="m45720,1214120c26670,809837,19050,404283,,,465455,429683,925195,856192,1409700,1260475l45720,1214120xe" fillcolor="#8eaadb [1940]" stroked="f" strokeweight="1pt">
                <v:fill opacity="40092f"/>
                <v:stroke joinstyle="miter"/>
                <v:formulas/>
                <v:path arrowok="t" o:connecttype="custom" o:connectlocs="45720,1214120;0,0;1409700,1260475;45720,1214120" o:connectangles="0,0,0,0" textboxrect="0,0,1409700,1260475"/>
                <v:textbox>
                  <w:txbxContent>
                    <w:p w14:paraId="43C8E58A" w14:textId="77777777" w:rsidR="00937DD4" w:rsidRDefault="00937DD4"/>
                  </w:txbxContent>
                </v:textbox>
              </v:shape>
            </w:pict>
          </mc:Fallback>
        </mc:AlternateContent>
      </w:r>
      <w:r w:rsidR="009A39CE">
        <w:rPr>
          <w:noProof/>
        </w:rPr>
        <mc:AlternateContent>
          <mc:Choice Requires="wps">
            <w:drawing>
              <wp:anchor distT="0" distB="0" distL="114300" distR="114300" simplePos="0" relativeHeight="251717632" behindDoc="0" locked="0" layoutInCell="1" allowOverlap="1" wp14:anchorId="37298CDC" wp14:editId="71C03389">
                <wp:simplePos x="0" y="0"/>
                <wp:positionH relativeFrom="column">
                  <wp:posOffset>280670</wp:posOffset>
                </wp:positionH>
                <wp:positionV relativeFrom="paragraph">
                  <wp:posOffset>2869565</wp:posOffset>
                </wp:positionV>
                <wp:extent cx="1314450" cy="277495"/>
                <wp:effectExtent l="0" t="0" r="19050" b="27305"/>
                <wp:wrapNone/>
                <wp:docPr id="53" name="Text Box 53"/>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2EC274D2" w14:textId="146FDD0C" w:rsidR="00937DD4" w:rsidRPr="009A39CE" w:rsidRDefault="00937DD4" w:rsidP="009A39CE">
                            <w:pPr>
                              <w:rPr>
                                <w:lang w:val="it-IT"/>
                              </w:rPr>
                            </w:pPr>
                            <w:r>
                              <w:rPr>
                                <w:lang w:val="it-IT"/>
                              </w:rPr>
                              <w:t>Producers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8CDC" id="Text Box 53" o:spid="_x0000_s1035" type="#_x0000_t202" style="position:absolute;margin-left:22.1pt;margin-top:225.95pt;width:103.5pt;height:21.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" fillcolor="white [3201]" strokeweight=".5pt">
                <v:textbox>
                  <w:txbxContent>
                    <w:p w14:paraId="2EC274D2" w14:textId="146FDD0C" w:rsidR="00937DD4" w:rsidRPr="009A39CE" w:rsidRDefault="00937DD4" w:rsidP="009A39CE">
                      <w:pPr>
                        <w:rPr>
                          <w:lang w:val="it-IT"/>
                        </w:rPr>
                      </w:pPr>
                      <w:r>
                        <w:rPr>
                          <w:lang w:val="it-IT"/>
                        </w:rPr>
                        <w:t>Producers Surplus</w:t>
                      </w:r>
                    </w:p>
                  </w:txbxContent>
                </v:textbox>
              </v:shape>
            </w:pict>
          </mc:Fallback>
        </mc:AlternateContent>
      </w:r>
      <w:r w:rsidR="009A39CE">
        <w:rPr>
          <w:noProof/>
        </w:rPr>
        <mc:AlternateContent>
          <mc:Choice Requires="wps">
            <w:drawing>
              <wp:anchor distT="0" distB="0" distL="114300" distR="114300" simplePos="0" relativeHeight="251715584" behindDoc="0" locked="0" layoutInCell="1" allowOverlap="1" wp14:anchorId="25EB6385" wp14:editId="36F10D23">
                <wp:simplePos x="0" y="0"/>
                <wp:positionH relativeFrom="column">
                  <wp:posOffset>1011555</wp:posOffset>
                </wp:positionH>
                <wp:positionV relativeFrom="paragraph">
                  <wp:posOffset>313054</wp:posOffset>
                </wp:positionV>
                <wp:extent cx="1314450" cy="277495"/>
                <wp:effectExtent l="0" t="0" r="19050" b="27305"/>
                <wp:wrapNone/>
                <wp:docPr id="52" name="Text Box 52"/>
                <wp:cNvGraphicFramePr/>
                <a:graphic xmlns:a="http://schemas.openxmlformats.org/drawingml/2006/main">
                  <a:graphicData uri="http://schemas.microsoft.com/office/word/2010/wordprocessingShape">
                    <wps:wsp>
                      <wps:cNvSpPr txBox="1"/>
                      <wps:spPr>
                        <a:xfrm>
                          <a:off x="0" y="0"/>
                          <a:ext cx="1314450" cy="277495"/>
                        </a:xfrm>
                        <a:prstGeom prst="rect">
                          <a:avLst/>
                        </a:prstGeom>
                        <a:solidFill>
                          <a:schemeClr val="lt1"/>
                        </a:solidFill>
                        <a:ln w="6350">
                          <a:solidFill>
                            <a:prstClr val="black"/>
                          </a:solidFill>
                        </a:ln>
                      </wps:spPr>
                      <wps:txbx>
                        <w:txbxContent>
                          <w:p w14:paraId="01C01B1C" w14:textId="5DE05AFF" w:rsidR="00937DD4" w:rsidRPr="009A39CE" w:rsidRDefault="00937DD4">
                            <w:pPr>
                              <w:rPr>
                                <w:lang w:val="it-IT"/>
                              </w:rPr>
                            </w:pPr>
                            <w:r>
                              <w:rPr>
                                <w:lang w:val="it-IT"/>
                              </w:rPr>
                              <w:t>Consumers Surplus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B6385" id="Text Box 52" o:spid="_x0000_s1036" type="#_x0000_t202" style="position:absolute;margin-left:79.65pt;margin-top:24.65pt;width:103.5pt;height:2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" fillcolor="white [3201]" strokeweight=".5pt">
                <v:textbox>
                  <w:txbxContent>
                    <w:p w14:paraId="01C01B1C" w14:textId="5DE05AFF" w:rsidR="00937DD4" w:rsidRPr="009A39CE" w:rsidRDefault="00937DD4">
                      <w:pPr>
                        <w:rPr>
                          <w:lang w:val="it-IT"/>
                        </w:rPr>
                      </w:pPr>
                      <w:r>
                        <w:rPr>
                          <w:lang w:val="it-IT"/>
                        </w:rPr>
                        <w:t>Consumers Surplus</w:t>
                      </w:r>
                    </w:p>
                  </w:txbxContent>
                </v:textbox>
              </v:shape>
            </w:pict>
          </mc:Fallback>
        </mc:AlternateContent>
      </w:r>
      <w:r w:rsidR="00DC1335">
        <w:rPr>
          <w:noProof/>
        </w:rPr>
        <mc:AlternateContent>
          <mc:Choice Requires="wps">
            <w:drawing>
              <wp:anchor distT="0" distB="0" distL="114300" distR="114300" simplePos="0" relativeHeight="251706368" behindDoc="0" locked="0" layoutInCell="1" allowOverlap="1" wp14:anchorId="23F9FC4C" wp14:editId="55627837">
                <wp:simplePos x="0" y="0"/>
                <wp:positionH relativeFrom="column">
                  <wp:posOffset>579755</wp:posOffset>
                </wp:positionH>
                <wp:positionV relativeFrom="paragraph">
                  <wp:posOffset>255905</wp:posOffset>
                </wp:positionV>
                <wp:extent cx="2698750" cy="2388235"/>
                <wp:effectExtent l="0" t="0" r="63500" b="50165"/>
                <wp:wrapNone/>
                <wp:docPr id="43" name="Straight Arrow Connector 43"/>
                <wp:cNvGraphicFramePr/>
                <a:graphic xmlns:a="http://schemas.openxmlformats.org/drawingml/2006/main">
                  <a:graphicData uri="http://schemas.microsoft.com/office/word/2010/wordprocessingShape">
                    <wps:wsp>
                      <wps:cNvCnPr/>
                      <wps:spPr>
                        <a:xfrm>
                          <a:off x="0" y="0"/>
                          <a:ext cx="2698750" cy="2388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9F3BE3" id="_x0000_t32" coordsize="21600,21600" o:spt="32" o:oned="t" path="m,l21600,21600e" filled="f">
                <v:path arrowok="t" fillok="f" o:connecttype="none"/>
                <o:lock v:ext="edit" shapetype="t"/>
              </v:shapetype>
              <v:shape id="Straight Arrow Connector 43" o:spid="_x0000_s1026" type="#_x0000_t32" style="position:absolute;margin-left:45.65pt;margin-top:20.15pt;width:212.5pt;height:188.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" strokecolor="#4472c4 [3204]" strokeweight=".5pt">
                <v:stroke endarrow="block" joinstyle="miter"/>
              </v:shape>
            </w:pict>
          </mc:Fallback>
        </mc:AlternateContent>
      </w:r>
      <w:r w:rsidR="004775FD">
        <w:rPr>
          <w:noProof/>
        </w:rPr>
        <mc:AlternateContent>
          <mc:Choice Requires="wps">
            <w:drawing>
              <wp:anchor distT="0" distB="0" distL="114300" distR="114300" simplePos="0" relativeHeight="251713536" behindDoc="0" locked="0" layoutInCell="1" allowOverlap="1" wp14:anchorId="528484AA" wp14:editId="461B3A62">
                <wp:simplePos x="0" y="0"/>
                <wp:positionH relativeFrom="column">
                  <wp:posOffset>3130321</wp:posOffset>
                </wp:positionH>
                <wp:positionV relativeFrom="paragraph">
                  <wp:posOffset>2080768</wp:posOffset>
                </wp:positionV>
                <wp:extent cx="680313" cy="307238"/>
                <wp:effectExtent l="0" t="0" r="24765" b="17145"/>
                <wp:wrapNone/>
                <wp:docPr id="47" name="Text Box 47"/>
                <wp:cNvGraphicFramePr/>
                <a:graphic xmlns:a="http://schemas.openxmlformats.org/drawingml/2006/main">
                  <a:graphicData uri="http://schemas.microsoft.com/office/word/2010/wordprocessingShape">
                    <wps:wsp>
                      <wps:cNvSpPr txBox="1"/>
                      <wps:spPr>
                        <a:xfrm>
                          <a:off x="0" y="0"/>
                          <a:ext cx="680313" cy="30723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6079C4" w14:textId="1BD3CD3C" w:rsidR="00937DD4" w:rsidRPr="00296281" w:rsidRDefault="00937DD4" w:rsidP="00F60B2C">
                            <w:r w:rsidRPr="00296281">
                              <w:t>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84AA" id="Text Box 47" o:spid="_x0000_s1037" type="#_x0000_t202" style="position:absolute;margin-left:246.5pt;margin-top:163.85pt;width:53.55pt;height:24.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" fillcolor="white [3201]" strokecolor="#ed7d31 [3205]" strokeweight="1pt">
                <v:textbox>
                  <w:txbxContent>
                    <w:p w14:paraId="046079C4" w14:textId="1BD3CD3C" w:rsidR="00937DD4" w:rsidRPr="00296281" w:rsidRDefault="00937DD4" w:rsidP="00F60B2C">
                      <w:r w:rsidRPr="00296281">
                        <w:t>Demand</w:t>
                      </w:r>
                    </w:p>
                  </w:txbxContent>
                </v:textbox>
              </v:shape>
            </w:pict>
          </mc:Fallback>
        </mc:AlternateContent>
      </w:r>
      <w:r w:rsidR="004775FD">
        <w:rPr>
          <w:noProof/>
        </w:rPr>
        <mc:AlternateContent>
          <mc:Choice Requires="wps">
            <w:drawing>
              <wp:anchor distT="0" distB="0" distL="114300" distR="114300" simplePos="0" relativeHeight="251711488" behindDoc="0" locked="0" layoutInCell="1" allowOverlap="1" wp14:anchorId="082A74DC" wp14:editId="4EAED403">
                <wp:simplePos x="0" y="0"/>
                <wp:positionH relativeFrom="column">
                  <wp:posOffset>3188843</wp:posOffset>
                </wp:positionH>
                <wp:positionV relativeFrom="paragraph">
                  <wp:posOffset>631546</wp:posOffset>
                </wp:positionV>
                <wp:extent cx="606628" cy="365760"/>
                <wp:effectExtent l="0" t="0" r="22225" b="15240"/>
                <wp:wrapNone/>
                <wp:docPr id="46" name="Text Box 46"/>
                <wp:cNvGraphicFramePr/>
                <a:graphic xmlns:a="http://schemas.openxmlformats.org/drawingml/2006/main">
                  <a:graphicData uri="http://schemas.microsoft.com/office/word/2010/wordprocessingShape">
                    <wps:wsp>
                      <wps:cNvSpPr txBox="1"/>
                      <wps:spPr>
                        <a:xfrm>
                          <a:off x="0" y="0"/>
                          <a:ext cx="606628" cy="36576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EE8EF69" w14:textId="6283A8AA" w:rsidR="00937DD4" w:rsidRPr="00F60B2C" w:rsidRDefault="00937DD4">
                            <w:pPr>
                              <w:rPr>
                                <w:lang w:val="nb-NO"/>
                              </w:rPr>
                            </w:pPr>
                            <w:r>
                              <w:rPr>
                                <w:lang w:val="nb-NO"/>
                              </w:rPr>
                              <w:t>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A74DC" id="Text Box 46" o:spid="_x0000_s1038" type="#_x0000_t202" style="position:absolute;margin-left:251.1pt;margin-top:49.75pt;width:47.75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" fillcolor="white [3201]" strokecolor="#ed7d31 [3205]" strokeweight="1pt">
                <v:textbox>
                  <w:txbxContent>
                    <w:p w14:paraId="0EE8EF69" w14:textId="6283A8AA" w:rsidR="00937DD4" w:rsidRPr="00F60B2C" w:rsidRDefault="00937DD4">
                      <w:pPr>
                        <w:rPr>
                          <w:lang w:val="nb-NO"/>
                        </w:rPr>
                      </w:pPr>
                      <w:r>
                        <w:rPr>
                          <w:lang w:val="nb-NO"/>
                        </w:rPr>
                        <w:t>Supply</w:t>
                      </w:r>
                    </w:p>
                  </w:txbxContent>
                </v:textbox>
              </v:shape>
            </w:pict>
          </mc:Fallback>
        </mc:AlternateContent>
      </w:r>
      <w:r w:rsidR="00A33023" w:rsidRPr="00E15A02">
        <w:rPr>
          <w:noProof/>
        </w:rPr>
        <mc:AlternateContent>
          <mc:Choice Requires="wps">
            <w:drawing>
              <wp:anchor distT="0" distB="0" distL="114300" distR="114300" simplePos="0" relativeHeight="251695104" behindDoc="0" locked="0" layoutInCell="1" allowOverlap="1" wp14:anchorId="1AA3DC58" wp14:editId="2538D759">
                <wp:simplePos x="0" y="0"/>
                <wp:positionH relativeFrom="column">
                  <wp:posOffset>87630</wp:posOffset>
                </wp:positionH>
                <wp:positionV relativeFrom="paragraph">
                  <wp:posOffset>312267</wp:posOffset>
                </wp:positionV>
                <wp:extent cx="438353" cy="277495"/>
                <wp:effectExtent l="0" t="0" r="19050" b="27305"/>
                <wp:wrapNone/>
                <wp:docPr id="31" name="Text Box 31"/>
                <wp:cNvGraphicFramePr/>
                <a:graphic xmlns:a="http://schemas.openxmlformats.org/drawingml/2006/main">
                  <a:graphicData uri="http://schemas.microsoft.com/office/word/2010/wordprocessingShape">
                    <wps:wsp>
                      <wps:cNvSpPr txBox="1"/>
                      <wps:spPr>
                        <a:xfrm>
                          <a:off x="0" y="0"/>
                          <a:ext cx="438353" cy="277495"/>
                        </a:xfrm>
                        <a:prstGeom prst="rect">
                          <a:avLst/>
                        </a:prstGeom>
                        <a:solidFill>
                          <a:schemeClr val="lt1"/>
                        </a:solidFill>
                        <a:ln w="6350">
                          <a:solidFill>
                            <a:prstClr val="black"/>
                          </a:solidFill>
                        </a:ln>
                      </wps:spPr>
                      <wps:txbx>
                        <w:txbxContent>
                          <w:p w14:paraId="6001B12C" w14:textId="4AF2AD5B" w:rsidR="00937DD4" w:rsidRPr="00D21236" w:rsidRDefault="00937DD4" w:rsidP="00E15A02">
                            <w:pPr>
                              <w:jc w:val="center"/>
                              <w:rPr>
                                <w:lang w:val="nb-NO"/>
                              </w:rPr>
                            </w:pPr>
                            <w:r>
                              <w:rPr>
                                <w:lang w:val="nb-NO"/>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3DC58" id="Text Box 31" o:spid="_x0000_s1039" type="#_x0000_t202" style="position:absolute;margin-left:6.9pt;margin-top:24.6pt;width:34.5pt;height:2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" fillcolor="white [3201]" strokeweight=".5pt">
                <v:textbox>
                  <w:txbxContent>
                    <w:p w14:paraId="6001B12C" w14:textId="4AF2AD5B" w:rsidR="00937DD4" w:rsidRPr="00D21236" w:rsidRDefault="00937DD4" w:rsidP="00E15A02">
                      <w:pPr>
                        <w:jc w:val="center"/>
                        <w:rPr>
                          <w:lang w:val="nb-NO"/>
                        </w:rPr>
                      </w:pPr>
                      <w:r>
                        <w:rPr>
                          <w:lang w:val="nb-NO"/>
                        </w:rPr>
                        <w:t>12.5</w:t>
                      </w:r>
                    </w:p>
                  </w:txbxContent>
                </v:textbox>
              </v:shape>
            </w:pict>
          </mc:Fallback>
        </mc:AlternateContent>
      </w:r>
      <w:r w:rsidR="005942F4" w:rsidRPr="00E15A02">
        <w:rPr>
          <w:noProof/>
        </w:rPr>
        <mc:AlternateContent>
          <mc:Choice Requires="wps">
            <w:drawing>
              <wp:anchor distT="0" distB="0" distL="114300" distR="114300" simplePos="0" relativeHeight="251702272" behindDoc="0" locked="0" layoutInCell="1" allowOverlap="1" wp14:anchorId="43D032D9" wp14:editId="283B42DC">
                <wp:simplePos x="0" y="0"/>
                <wp:positionH relativeFrom="column">
                  <wp:posOffset>3128340</wp:posOffset>
                </wp:positionH>
                <wp:positionV relativeFrom="paragraph">
                  <wp:posOffset>2829890</wp:posOffset>
                </wp:positionV>
                <wp:extent cx="373075" cy="277978"/>
                <wp:effectExtent l="0" t="0" r="27305" b="27305"/>
                <wp:wrapNone/>
                <wp:docPr id="38" name="Text Box 38"/>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0E49D2AA" w14:textId="0DF59A6F" w:rsidR="00937DD4" w:rsidRPr="00D21236" w:rsidRDefault="00937DD4" w:rsidP="00E15A02">
                            <w:pPr>
                              <w:jc w:val="center"/>
                              <w:rPr>
                                <w:lang w:val="nb-NO"/>
                              </w:rPr>
                            </w:pPr>
                            <w:r>
                              <w:rPr>
                                <w:lang w:val="nb-NO"/>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32D9" id="Text Box 38" o:spid="_x0000_s1040" type="#_x0000_t202" style="position:absolute;margin-left:246.35pt;margin-top:222.85pt;width:29.4pt;height:21.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" fillcolor="white [3201]" strokeweight=".5pt">
                <v:textbox>
                  <w:txbxContent>
                    <w:p w14:paraId="0E49D2AA" w14:textId="0DF59A6F" w:rsidR="00937DD4" w:rsidRPr="00D21236" w:rsidRDefault="00937DD4" w:rsidP="00E15A02">
                      <w:pPr>
                        <w:jc w:val="center"/>
                        <w:rPr>
                          <w:lang w:val="nb-NO"/>
                        </w:rPr>
                      </w:pPr>
                      <w:r>
                        <w:rPr>
                          <w:lang w:val="nb-NO"/>
                        </w:rPr>
                        <w:t>25</w:t>
                      </w:r>
                    </w:p>
                  </w:txbxContent>
                </v:textbox>
              </v:shape>
            </w:pict>
          </mc:Fallback>
        </mc:AlternateContent>
      </w:r>
      <w:r w:rsidR="005942F4" w:rsidRPr="00E15A02">
        <w:rPr>
          <w:noProof/>
        </w:rPr>
        <mc:AlternateContent>
          <mc:Choice Requires="wps">
            <w:drawing>
              <wp:anchor distT="0" distB="0" distL="114300" distR="114300" simplePos="0" relativeHeight="251698176" behindDoc="0" locked="0" layoutInCell="1" allowOverlap="1" wp14:anchorId="3F60F597" wp14:editId="0F0DEE60">
                <wp:simplePos x="0" y="0"/>
                <wp:positionH relativeFrom="column">
                  <wp:posOffset>1857146</wp:posOffset>
                </wp:positionH>
                <wp:positionV relativeFrom="paragraph">
                  <wp:posOffset>2819121</wp:posOffset>
                </wp:positionV>
                <wp:extent cx="373075" cy="277978"/>
                <wp:effectExtent l="0" t="0" r="27305" b="27305"/>
                <wp:wrapNone/>
                <wp:docPr id="34" name="Text Box 34"/>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39D2E71" w14:textId="77777777" w:rsidR="00937DD4" w:rsidRPr="00D21236" w:rsidRDefault="00937DD4" w:rsidP="00E15A02">
                            <w:pPr>
                              <w:jc w:val="center"/>
                              <w:rPr>
                                <w:lang w:val="nb-NO"/>
                              </w:rPr>
                            </w:pPr>
                            <w:r>
                              <w:rPr>
                                <w:lang w:val="nb-NO"/>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0F597" id="Text Box 34" o:spid="_x0000_s1041" type="#_x0000_t202" style="position:absolute;margin-left:146.25pt;margin-top:222pt;width:29.4pt;height:2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" fillcolor="white [3201]" strokeweight=".5pt">
                <v:textbox>
                  <w:txbxContent>
                    <w:p w14:paraId="139D2E71" w14:textId="77777777" w:rsidR="00937DD4" w:rsidRPr="00D21236" w:rsidRDefault="00937DD4" w:rsidP="00E15A02">
                      <w:pPr>
                        <w:jc w:val="center"/>
                        <w:rPr>
                          <w:lang w:val="nb-NO"/>
                        </w:rPr>
                      </w:pPr>
                      <w:r>
                        <w:rPr>
                          <w:lang w:val="nb-NO"/>
                        </w:rPr>
                        <w:t>15</w:t>
                      </w:r>
                    </w:p>
                  </w:txbxContent>
                </v:textbox>
              </v:shape>
            </w:pict>
          </mc:Fallback>
        </mc:AlternateContent>
      </w:r>
      <w:r w:rsidR="005942F4" w:rsidRPr="00E15A02">
        <w:rPr>
          <w:noProof/>
        </w:rPr>
        <mc:AlternateContent>
          <mc:Choice Requires="wps">
            <w:drawing>
              <wp:anchor distT="0" distB="0" distL="114300" distR="114300" simplePos="0" relativeHeight="251699200" behindDoc="0" locked="0" layoutInCell="1" allowOverlap="1" wp14:anchorId="5B1D3062" wp14:editId="13E4D7FA">
                <wp:simplePos x="0" y="0"/>
                <wp:positionH relativeFrom="column">
                  <wp:posOffset>838</wp:posOffset>
                </wp:positionH>
                <wp:positionV relativeFrom="paragraph">
                  <wp:posOffset>1300582</wp:posOffset>
                </wp:positionV>
                <wp:extent cx="373075" cy="277978"/>
                <wp:effectExtent l="0" t="0" r="27305" b="27305"/>
                <wp:wrapNone/>
                <wp:docPr id="35" name="Text Box 35"/>
                <wp:cNvGraphicFramePr/>
                <a:graphic xmlns:a="http://schemas.openxmlformats.org/drawingml/2006/main">
                  <a:graphicData uri="http://schemas.microsoft.com/office/word/2010/wordprocessingShape">
                    <wps:wsp>
                      <wps:cNvSpPr txBox="1"/>
                      <wps:spPr>
                        <a:xfrm>
                          <a:off x="0" y="0"/>
                          <a:ext cx="373075" cy="277978"/>
                        </a:xfrm>
                        <a:prstGeom prst="rect">
                          <a:avLst/>
                        </a:prstGeom>
                        <a:solidFill>
                          <a:schemeClr val="lt1"/>
                        </a:solidFill>
                        <a:ln w="6350">
                          <a:solidFill>
                            <a:prstClr val="black"/>
                          </a:solidFill>
                        </a:ln>
                      </wps:spPr>
                      <wps:txbx>
                        <w:txbxContent>
                          <w:p w14:paraId="1CC9164E" w14:textId="7CE3E3C8" w:rsidR="00937DD4" w:rsidRPr="00D21236" w:rsidRDefault="00937DD4" w:rsidP="00E15A02">
                            <w:pPr>
                              <w:jc w:val="center"/>
                              <w:rPr>
                                <w:lang w:val="nb-NO"/>
                              </w:rPr>
                            </w:pPr>
                            <w:r>
                              <w:rPr>
                                <w:lang w:val="nb-NO"/>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D3062" id="Text Box 35" o:spid="_x0000_s1042" type="#_x0000_t202" style="position:absolute;margin-left:.05pt;margin-top:102.4pt;width:29.4pt;height:2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" fillcolor="white [3201]" strokeweight=".5pt">
                <v:textbox>
                  <w:txbxContent>
                    <w:p w14:paraId="1CC9164E" w14:textId="7CE3E3C8" w:rsidR="00937DD4" w:rsidRPr="00D21236" w:rsidRDefault="00937DD4" w:rsidP="00E15A02">
                      <w:pPr>
                        <w:jc w:val="center"/>
                        <w:rPr>
                          <w:lang w:val="nb-NO"/>
                        </w:rPr>
                      </w:pPr>
                      <w:r>
                        <w:rPr>
                          <w:lang w:val="nb-NO"/>
                        </w:rPr>
                        <w:t>5</w:t>
                      </w:r>
                    </w:p>
                  </w:txbxContent>
                </v:textbox>
              </v:shape>
            </w:pict>
          </mc:Fallback>
        </mc:AlternateContent>
      </w:r>
      <w:r w:rsidR="005942F4">
        <w:rPr>
          <w:noProof/>
          <w:lang w:val="en-GB"/>
        </w:rPr>
        <mc:AlternateContent>
          <mc:Choice Requires="wps">
            <w:drawing>
              <wp:anchor distT="0" distB="0" distL="114300" distR="114300" simplePos="0" relativeHeight="251708416" behindDoc="0" locked="0" layoutInCell="1" allowOverlap="1" wp14:anchorId="62D30DAD" wp14:editId="3A7F0E55">
                <wp:simplePos x="0" y="0"/>
                <wp:positionH relativeFrom="column">
                  <wp:posOffset>582295</wp:posOffset>
                </wp:positionH>
                <wp:positionV relativeFrom="paragraph">
                  <wp:posOffset>1469643</wp:posOffset>
                </wp:positionV>
                <wp:extent cx="1411834" cy="48158"/>
                <wp:effectExtent l="19050" t="76200" r="17145" b="47625"/>
                <wp:wrapNone/>
                <wp:docPr id="44" name="Straight Arrow Connector 44"/>
                <wp:cNvGraphicFramePr/>
                <a:graphic xmlns:a="http://schemas.openxmlformats.org/drawingml/2006/main">
                  <a:graphicData uri="http://schemas.microsoft.com/office/word/2010/wordprocessingShape">
                    <wps:wsp>
                      <wps:cNvCnPr/>
                      <wps:spPr>
                        <a:xfrm flipH="1" flipV="1">
                          <a:off x="0" y="0"/>
                          <a:ext cx="1411834" cy="48158"/>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01D5DA5" id="Straight Arrow Connector 44" o:spid="_x0000_s1026" type="#_x0000_t32" style="position:absolute;margin-left:45.85pt;margin-top:115.7pt;width:111.15pt;height:3.8pt;flip:x 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" strokecolor="#4472c4 [3204]" strokeweight=".5pt">
                <v:stroke dashstyle="longDash" endarrow="block" joinstyle="miter"/>
              </v:shape>
            </w:pict>
          </mc:Fallback>
        </mc:AlternateContent>
      </w:r>
      <w:r w:rsidR="009B4982" w:rsidRPr="00E15A02">
        <w:rPr>
          <w:noProof/>
        </w:rPr>
        <mc:AlternateContent>
          <mc:Choice Requires="wps">
            <w:drawing>
              <wp:anchor distT="0" distB="0" distL="114300" distR="114300" simplePos="0" relativeHeight="251703296" behindDoc="0" locked="0" layoutInCell="1" allowOverlap="1" wp14:anchorId="7616F5C0" wp14:editId="00ED8696">
                <wp:simplePos x="0" y="0"/>
                <wp:positionH relativeFrom="column">
                  <wp:posOffset>21920</wp:posOffset>
                </wp:positionH>
                <wp:positionV relativeFrom="paragraph">
                  <wp:posOffset>2439518</wp:posOffset>
                </wp:positionV>
                <wp:extent cx="504749" cy="321868"/>
                <wp:effectExtent l="0" t="0" r="10160" b="21590"/>
                <wp:wrapNone/>
                <wp:docPr id="39" name="Text Box 39"/>
                <wp:cNvGraphicFramePr/>
                <a:graphic xmlns:a="http://schemas.openxmlformats.org/drawingml/2006/main">
                  <a:graphicData uri="http://schemas.microsoft.com/office/word/2010/wordprocessingShape">
                    <wps:wsp>
                      <wps:cNvSpPr txBox="1"/>
                      <wps:spPr>
                        <a:xfrm>
                          <a:off x="0" y="0"/>
                          <a:ext cx="504749" cy="321868"/>
                        </a:xfrm>
                        <a:prstGeom prst="rect">
                          <a:avLst/>
                        </a:prstGeom>
                        <a:solidFill>
                          <a:schemeClr val="lt1"/>
                        </a:solidFill>
                        <a:ln w="6350">
                          <a:solidFill>
                            <a:prstClr val="black"/>
                          </a:solidFill>
                        </a:ln>
                      </wps:spPr>
                      <wps:txbx>
                        <w:txbxContent>
                          <w:p w14:paraId="094E82B6" w14:textId="016CF720" w:rsidR="00937DD4" w:rsidRPr="00D21236" w:rsidRDefault="00937DD4" w:rsidP="00E15A02">
                            <w:pPr>
                              <w:jc w:val="center"/>
                              <w:rPr>
                                <w:lang w:val="nb-NO"/>
                              </w:rPr>
                            </w:pPr>
                            <w:r>
                              <w:rPr>
                                <w:lang w:val="nb-NO"/>
                              </w:rPr>
                              <w:t>(0,0)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6F5C0" id="Text Box 39" o:spid="_x0000_s1043" type="#_x0000_t202" style="position:absolute;margin-left:1.75pt;margin-top:192.1pt;width:39.75pt;height:25.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" fillcolor="white [3201]" strokeweight=".5pt">
                <v:textbox>
                  <w:txbxContent>
                    <w:p w14:paraId="094E82B6" w14:textId="016CF720" w:rsidR="00937DD4" w:rsidRPr="00D21236" w:rsidRDefault="00937DD4" w:rsidP="00E15A02">
                      <w:pPr>
                        <w:jc w:val="center"/>
                        <w:rPr>
                          <w:lang w:val="nb-NO"/>
                        </w:rPr>
                      </w:pPr>
                      <w:r>
                        <w:rPr>
                          <w:lang w:val="nb-NO"/>
                        </w:rPr>
                        <w:t>(0,0)</w:t>
                      </w:r>
                    </w:p>
                  </w:txbxContent>
                </v:textbox>
              </v:shape>
            </w:pict>
          </mc:Fallback>
        </mc:AlternateContent>
      </w:r>
      <w:r w:rsidR="009B4982">
        <w:rPr>
          <w:noProof/>
          <w:lang w:val="en-GB"/>
        </w:rPr>
        <mc:AlternateContent>
          <mc:Choice Requires="wps">
            <w:drawing>
              <wp:anchor distT="0" distB="0" distL="114300" distR="114300" simplePos="0" relativeHeight="251710464" behindDoc="0" locked="0" layoutInCell="1" allowOverlap="1" wp14:anchorId="2A5B202E" wp14:editId="3C92104D">
                <wp:simplePos x="0" y="0"/>
                <wp:positionH relativeFrom="column">
                  <wp:posOffset>1991080</wp:posOffset>
                </wp:positionH>
                <wp:positionV relativeFrom="paragraph">
                  <wp:posOffset>1517802</wp:posOffset>
                </wp:positionV>
                <wp:extent cx="49809" cy="1124712"/>
                <wp:effectExtent l="19050" t="0" r="64770" b="56515"/>
                <wp:wrapNone/>
                <wp:docPr id="45" name="Straight Arrow Connector 45"/>
                <wp:cNvGraphicFramePr/>
                <a:graphic xmlns:a="http://schemas.openxmlformats.org/drawingml/2006/main">
                  <a:graphicData uri="http://schemas.microsoft.com/office/word/2010/wordprocessingShape">
                    <wps:wsp>
                      <wps:cNvCnPr/>
                      <wps:spPr>
                        <a:xfrm>
                          <a:off x="0" y="0"/>
                          <a:ext cx="49809" cy="1124712"/>
                        </a:xfrm>
                        <a:prstGeom prst="straightConnector1">
                          <a:avLst/>
                        </a:prstGeom>
                        <a:ln>
                          <a:prstDash val="lg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834971" id="Straight Arrow Connector 45" o:spid="_x0000_s1026" type="#_x0000_t32" style="position:absolute;margin-left:156.8pt;margin-top:119.5pt;width:3.9pt;height:88.5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" strokecolor="#4472c4 [3204]" strokeweight=".5pt">
                <v:stroke dashstyle="longDash" endarrow="block" joinstyle="miter"/>
              </v:shape>
            </w:pict>
          </mc:Fallback>
        </mc:AlternateContent>
      </w:r>
      <w:r w:rsidR="00402390">
        <w:rPr>
          <w:noProof/>
        </w:rPr>
        <mc:AlternateContent>
          <mc:Choice Requires="wps">
            <w:drawing>
              <wp:anchor distT="0" distB="0" distL="114300" distR="114300" simplePos="0" relativeHeight="251704320" behindDoc="0" locked="0" layoutInCell="1" allowOverlap="1" wp14:anchorId="427BBBB0" wp14:editId="78F92809">
                <wp:simplePos x="0" y="0"/>
                <wp:positionH relativeFrom="column">
                  <wp:posOffset>636397</wp:posOffset>
                </wp:positionH>
                <wp:positionV relativeFrom="paragraph">
                  <wp:posOffset>310794</wp:posOffset>
                </wp:positionV>
                <wp:extent cx="2867558" cy="2283867"/>
                <wp:effectExtent l="0" t="38100" r="47625" b="21590"/>
                <wp:wrapNone/>
                <wp:docPr id="42" name="Straight Arrow Connector 42"/>
                <wp:cNvGraphicFramePr/>
                <a:graphic xmlns:a="http://schemas.openxmlformats.org/drawingml/2006/main">
                  <a:graphicData uri="http://schemas.microsoft.com/office/word/2010/wordprocessingShape">
                    <wps:wsp>
                      <wps:cNvCnPr/>
                      <wps:spPr>
                        <a:xfrm flipV="1">
                          <a:off x="0" y="0"/>
                          <a:ext cx="2867558" cy="2283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FABF4" id="Straight Arrow Connector 42" o:spid="_x0000_s1026" type="#_x0000_t32" style="position:absolute;margin-left:50.1pt;margin-top:24.45pt;width:225.8pt;height:179.8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" strokecolor="#4472c4 [3204]"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7936" behindDoc="0" locked="0" layoutInCell="1" allowOverlap="1" wp14:anchorId="467444D2" wp14:editId="758115EF">
                <wp:simplePos x="0" y="0"/>
                <wp:positionH relativeFrom="column">
                  <wp:posOffset>579755</wp:posOffset>
                </wp:positionH>
                <wp:positionV relativeFrom="paragraph">
                  <wp:posOffset>38100</wp:posOffset>
                </wp:positionV>
                <wp:extent cx="45719" cy="2554300"/>
                <wp:effectExtent l="76200" t="38100" r="50165" b="17780"/>
                <wp:wrapNone/>
                <wp:docPr id="24" name="Straight Arrow Connector 24"/>
                <wp:cNvGraphicFramePr/>
                <a:graphic xmlns:a="http://schemas.openxmlformats.org/drawingml/2006/main">
                  <a:graphicData uri="http://schemas.microsoft.com/office/word/2010/wordprocessingShape">
                    <wps:wsp>
                      <wps:cNvCnPr/>
                      <wps:spPr>
                        <a:xfrm flipH="1" flipV="1">
                          <a:off x="0" y="0"/>
                          <a:ext cx="45719" cy="2554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DABB2" id="Straight Arrow Connector 24" o:spid="_x0000_s1026" type="#_x0000_t32" style="position:absolute;margin-left:45.65pt;margin-top:3pt;width:3.6pt;height:201.1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88960" behindDoc="0" locked="0" layoutInCell="1" allowOverlap="1" wp14:anchorId="7433765F" wp14:editId="755100C9">
                <wp:simplePos x="0" y="0"/>
                <wp:positionH relativeFrom="column">
                  <wp:posOffset>637540</wp:posOffset>
                </wp:positionH>
                <wp:positionV relativeFrom="paragraph">
                  <wp:posOffset>2593975</wp:posOffset>
                </wp:positionV>
                <wp:extent cx="4213555" cy="45719"/>
                <wp:effectExtent l="0" t="38100" r="34925" b="88265"/>
                <wp:wrapNone/>
                <wp:docPr id="25" name="Straight Arrow Connector 25"/>
                <wp:cNvGraphicFramePr/>
                <a:graphic xmlns:a="http://schemas.openxmlformats.org/drawingml/2006/main">
                  <a:graphicData uri="http://schemas.microsoft.com/office/word/2010/wordprocessingShape">
                    <wps:wsp>
                      <wps:cNvCnPr/>
                      <wps:spPr>
                        <a:xfrm>
                          <a:off x="0" y="0"/>
                          <a:ext cx="4213555" cy="4571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6554D7" id="Straight Arrow Connector 25" o:spid="_x0000_s1026" type="#_x0000_t32" style="position:absolute;margin-left:50.2pt;margin-top:204.25pt;width:331.8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" strokecolor="#ed7d31 [3205]" strokeweight=".5pt">
                <v:stroke endarrow="block" joinstyle="miter"/>
              </v:shape>
            </w:pict>
          </mc:Fallback>
        </mc:AlternateContent>
      </w:r>
      <w:r w:rsidR="00E15A02" w:rsidRPr="00E15A02">
        <w:rPr>
          <w:noProof/>
        </w:rPr>
        <mc:AlternateContent>
          <mc:Choice Requires="wps">
            <w:drawing>
              <wp:anchor distT="0" distB="0" distL="114300" distR="114300" simplePos="0" relativeHeight="251692032" behindDoc="0" locked="0" layoutInCell="1" allowOverlap="1" wp14:anchorId="5828CE5D" wp14:editId="01CCFEE0">
                <wp:simplePos x="0" y="0"/>
                <wp:positionH relativeFrom="column">
                  <wp:posOffset>132715</wp:posOffset>
                </wp:positionH>
                <wp:positionV relativeFrom="paragraph">
                  <wp:posOffset>1270</wp:posOffset>
                </wp:positionV>
                <wp:extent cx="241402" cy="254508"/>
                <wp:effectExtent l="0" t="0" r="25400" b="12700"/>
                <wp:wrapNone/>
                <wp:docPr id="28" name="Text Box 28"/>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0CE67181" w14:textId="40B88A27" w:rsidR="00937DD4" w:rsidRPr="00695A9A" w:rsidRDefault="00937DD4"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28CE5D" id="Text Box 28" o:spid="_x0000_s1044" type="#_x0000_t202" style="position:absolute;margin-left:10.45pt;margin-top:.1pt;width:19pt;height:20.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" fillcolor="white [3201]" strokeweight=".5pt">
                <v:textbox>
                  <w:txbxContent>
                    <w:p w14:paraId="0CE67181" w14:textId="40B88A27" w:rsidR="00937DD4" w:rsidRPr="00695A9A" w:rsidRDefault="00937DD4" w:rsidP="00E15A02">
                      <w:pPr>
                        <w:rPr>
                          <w:lang w:val="nb-NO"/>
                        </w:rPr>
                      </w:pPr>
                      <w:r>
                        <w:rPr>
                          <w:lang w:val="nb-NO"/>
                        </w:rPr>
                        <w:t>P</w:t>
                      </w:r>
                      <w:r w:rsidRPr="0028436E">
                        <w:rPr>
                          <w:noProof/>
                          <w:lang w:val="nb-NO"/>
                        </w:rPr>
                        <w:drawing>
                          <wp:inline distT="0" distB="0" distL="0" distR="0" wp14:anchorId="46AD6EC5" wp14:editId="067F62E5">
                            <wp:extent cx="52070" cy="40005"/>
                            <wp:effectExtent l="0" t="0" r="508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70" cy="40005"/>
                                    </a:xfrm>
                                    <a:prstGeom prst="rect">
                                      <a:avLst/>
                                    </a:prstGeom>
                                    <a:noFill/>
                                    <a:ln>
                                      <a:noFill/>
                                    </a:ln>
                                  </pic:spPr>
                                </pic:pic>
                              </a:graphicData>
                            </a:graphic>
                          </wp:inline>
                        </w:drawing>
                      </w:r>
                    </w:p>
                  </w:txbxContent>
                </v:textbox>
              </v:shape>
            </w:pict>
          </mc:Fallback>
        </mc:AlternateContent>
      </w:r>
      <w:r w:rsidR="00E15A02" w:rsidRPr="00E15A02">
        <w:rPr>
          <w:noProof/>
        </w:rPr>
        <mc:AlternateContent>
          <mc:Choice Requires="wps">
            <w:drawing>
              <wp:anchor distT="0" distB="0" distL="114300" distR="114300" simplePos="0" relativeHeight="251697152" behindDoc="0" locked="0" layoutInCell="1" allowOverlap="1" wp14:anchorId="2A6018EC" wp14:editId="24A911CC">
                <wp:simplePos x="0" y="0"/>
                <wp:positionH relativeFrom="column">
                  <wp:posOffset>4653280</wp:posOffset>
                </wp:positionH>
                <wp:positionV relativeFrom="paragraph">
                  <wp:posOffset>2824480</wp:posOffset>
                </wp:positionV>
                <wp:extent cx="241402" cy="254508"/>
                <wp:effectExtent l="0" t="0" r="25400" b="12700"/>
                <wp:wrapNone/>
                <wp:docPr id="33" name="Text Box 33"/>
                <wp:cNvGraphicFramePr/>
                <a:graphic xmlns:a="http://schemas.openxmlformats.org/drawingml/2006/main">
                  <a:graphicData uri="http://schemas.microsoft.com/office/word/2010/wordprocessingShape">
                    <wps:wsp>
                      <wps:cNvSpPr txBox="1"/>
                      <wps:spPr>
                        <a:xfrm>
                          <a:off x="0" y="0"/>
                          <a:ext cx="241402" cy="254508"/>
                        </a:xfrm>
                        <a:prstGeom prst="rect">
                          <a:avLst/>
                        </a:prstGeom>
                        <a:solidFill>
                          <a:schemeClr val="lt1"/>
                        </a:solidFill>
                        <a:ln w="6350">
                          <a:solidFill>
                            <a:prstClr val="black"/>
                          </a:solidFill>
                        </a:ln>
                      </wps:spPr>
                      <wps:txbx>
                        <w:txbxContent>
                          <w:p w14:paraId="408D7172" w14:textId="42CB36E6" w:rsidR="00937DD4" w:rsidRPr="00695A9A" w:rsidRDefault="00937DD4" w:rsidP="00B706E4">
                            <w:pPr>
                              <w:jc w:val="center"/>
                              <w:rPr>
                                <w:lang w:val="nb-NO"/>
                              </w:rPr>
                            </w:pPr>
                            <w:r>
                              <w:rPr>
                                <w:noProof/>
                                <w:lang w:val="nb-NO"/>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018EC" id="Text Box 33" o:spid="_x0000_s1045" type="#_x0000_t202" style="position:absolute;margin-left:366.4pt;margin-top:222.4pt;width:19pt;height:20.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" fillcolor="white [3201]" strokeweight=".5pt">
                <v:textbox>
                  <w:txbxContent>
                    <w:p w14:paraId="408D7172" w14:textId="42CB36E6" w:rsidR="00937DD4" w:rsidRPr="00695A9A" w:rsidRDefault="00937DD4" w:rsidP="00B706E4">
                      <w:pPr>
                        <w:jc w:val="center"/>
                        <w:rPr>
                          <w:lang w:val="nb-NO"/>
                        </w:rPr>
                      </w:pPr>
                      <w:r>
                        <w:rPr>
                          <w:noProof/>
                          <w:lang w:val="nb-NO"/>
                        </w:rPr>
                        <w:t>Q</w:t>
                      </w:r>
                    </w:p>
                  </w:txbxContent>
                </v:textbox>
              </v:shape>
            </w:pict>
          </mc:Fallback>
        </mc:AlternateContent>
      </w:r>
    </w:p>
    <w:p w14:paraId="00B9427A" w14:textId="5E37F9B1" w:rsidR="00A9038E" w:rsidRPr="00A9038E" w:rsidRDefault="00A9038E" w:rsidP="00A9038E"/>
    <w:p w14:paraId="2472DE0F" w14:textId="65BDB3D2" w:rsidR="00A9038E" w:rsidRPr="00A9038E" w:rsidRDefault="00A9038E" w:rsidP="00A9038E"/>
    <w:p w14:paraId="39A87F58" w14:textId="102A16B5" w:rsidR="00A9038E" w:rsidRPr="00A9038E" w:rsidRDefault="00A9038E" w:rsidP="00A9038E"/>
    <w:p w14:paraId="39B5D906" w14:textId="105388A9" w:rsidR="00A9038E" w:rsidRPr="00A9038E" w:rsidRDefault="00A9038E" w:rsidP="00A9038E"/>
    <w:p w14:paraId="6FAE67D3" w14:textId="4DDB5106" w:rsidR="00A9038E" w:rsidRPr="00A9038E" w:rsidRDefault="005571D9" w:rsidP="00A9038E">
      <w:r>
        <w:rPr>
          <w:noProof/>
        </w:rPr>
        <mc:AlternateContent>
          <mc:Choice Requires="wps">
            <w:drawing>
              <wp:anchor distT="0" distB="0" distL="114300" distR="114300" simplePos="0" relativeHeight="251718656" behindDoc="0" locked="0" layoutInCell="1" allowOverlap="1" wp14:anchorId="428268B7" wp14:editId="59E2F5FE">
                <wp:simplePos x="0" y="0"/>
                <wp:positionH relativeFrom="column">
                  <wp:posOffset>616231</wp:posOffset>
                </wp:positionH>
                <wp:positionV relativeFrom="paragraph">
                  <wp:posOffset>40642</wp:posOffset>
                </wp:positionV>
                <wp:extent cx="1373671" cy="1119160"/>
                <wp:effectExtent l="0" t="0" r="0" b="5080"/>
                <wp:wrapNone/>
                <wp:docPr id="54" name="Isosceles Triangle 54"/>
                <wp:cNvGraphicFramePr/>
                <a:graphic xmlns:a="http://schemas.openxmlformats.org/drawingml/2006/main">
                  <a:graphicData uri="http://schemas.microsoft.com/office/word/2010/wordprocessingShape">
                    <wps:wsp>
                      <wps:cNvSpPr/>
                      <wps:spPr>
                        <a:xfrm>
                          <a:off x="0" y="0"/>
                          <a:ext cx="1373671" cy="1119160"/>
                        </a:xfrm>
                        <a:custGeom>
                          <a:avLst/>
                          <a:gdLst>
                            <a:gd name="connsiteX0" fmla="*/ 0 w 1187450"/>
                            <a:gd name="connsiteY0" fmla="*/ 711200 h 711200"/>
                            <a:gd name="connsiteX1" fmla="*/ 593725 w 1187450"/>
                            <a:gd name="connsiteY1" fmla="*/ 0 h 711200"/>
                            <a:gd name="connsiteX2" fmla="*/ 1187450 w 1187450"/>
                            <a:gd name="connsiteY2" fmla="*/ 711200 h 711200"/>
                            <a:gd name="connsiteX3" fmla="*/ 0 w 1187450"/>
                            <a:gd name="connsiteY3" fmla="*/ 711200 h 711200"/>
                            <a:gd name="connsiteX0" fmla="*/ 43815 w 1231265"/>
                            <a:gd name="connsiteY0" fmla="*/ 762000 h 762000"/>
                            <a:gd name="connsiteX1" fmla="*/ 0 w 1231265"/>
                            <a:gd name="connsiteY1" fmla="*/ 0 h 762000"/>
                            <a:gd name="connsiteX2" fmla="*/ 1231265 w 1231265"/>
                            <a:gd name="connsiteY2" fmla="*/ 762000 h 762000"/>
                            <a:gd name="connsiteX3" fmla="*/ 43815 w 1231265"/>
                            <a:gd name="connsiteY3" fmla="*/ 762000 h 762000"/>
                            <a:gd name="connsiteX0" fmla="*/ 12700 w 1231265"/>
                            <a:gd name="connsiteY0" fmla="*/ 1123950 h 1123950"/>
                            <a:gd name="connsiteX1" fmla="*/ 0 w 1231265"/>
                            <a:gd name="connsiteY1" fmla="*/ 0 h 1123950"/>
                            <a:gd name="connsiteX2" fmla="*/ 1231265 w 1231265"/>
                            <a:gd name="connsiteY2" fmla="*/ 762000 h 1123950"/>
                            <a:gd name="connsiteX3" fmla="*/ 12700 w 1231265"/>
                            <a:gd name="connsiteY3" fmla="*/ 1123950 h 1123950"/>
                            <a:gd name="connsiteX0" fmla="*/ 12700 w 1365250"/>
                            <a:gd name="connsiteY0" fmla="*/ 1123950 h 1123950"/>
                            <a:gd name="connsiteX1" fmla="*/ 0 w 1365250"/>
                            <a:gd name="connsiteY1" fmla="*/ 0 h 1123950"/>
                            <a:gd name="connsiteX2" fmla="*/ 1365250 w 1365250"/>
                            <a:gd name="connsiteY2" fmla="*/ 50800 h 1123950"/>
                            <a:gd name="connsiteX3" fmla="*/ 12700 w 1365250"/>
                            <a:gd name="connsiteY3" fmla="*/ 1123950 h 1123950"/>
                            <a:gd name="connsiteX0" fmla="*/ 10795 w 1363345"/>
                            <a:gd name="connsiteY0" fmla="*/ 1073150 h 1073150"/>
                            <a:gd name="connsiteX1" fmla="*/ 0 w 1363345"/>
                            <a:gd name="connsiteY1" fmla="*/ 23495 h 1073150"/>
                            <a:gd name="connsiteX2" fmla="*/ 1363345 w 1363345"/>
                            <a:gd name="connsiteY2" fmla="*/ 0 h 1073150"/>
                            <a:gd name="connsiteX3" fmla="*/ 10795 w 1363345"/>
                            <a:gd name="connsiteY3" fmla="*/ 1073150 h 1073150"/>
                            <a:gd name="connsiteX0" fmla="*/ 10795 w 1363345"/>
                            <a:gd name="connsiteY0" fmla="*/ 1077867 h 1077867"/>
                            <a:gd name="connsiteX1" fmla="*/ 0 w 1363345"/>
                            <a:gd name="connsiteY1" fmla="*/ 28212 h 1077867"/>
                            <a:gd name="connsiteX2" fmla="*/ 1363345 w 1363345"/>
                            <a:gd name="connsiteY2" fmla="*/ 4717 h 1077867"/>
                            <a:gd name="connsiteX3" fmla="*/ 10795 w 1363345"/>
                            <a:gd name="connsiteY3" fmla="*/ 1077867 h 1077867"/>
                            <a:gd name="connsiteX0" fmla="*/ 11430 w 1363980"/>
                            <a:gd name="connsiteY0" fmla="*/ 1137217 h 1137217"/>
                            <a:gd name="connsiteX1" fmla="*/ 0 w 1363980"/>
                            <a:gd name="connsiteY1" fmla="*/ 13618 h 1137217"/>
                            <a:gd name="connsiteX2" fmla="*/ 1363980 w 1363980"/>
                            <a:gd name="connsiteY2" fmla="*/ 64067 h 1137217"/>
                            <a:gd name="connsiteX3" fmla="*/ 11430 w 1363980"/>
                            <a:gd name="connsiteY3" fmla="*/ 1137217 h 1137217"/>
                            <a:gd name="connsiteX0" fmla="*/ 11430 w 1363980"/>
                            <a:gd name="connsiteY0" fmla="*/ 1124242 h 1124242"/>
                            <a:gd name="connsiteX1" fmla="*/ 0 w 1363980"/>
                            <a:gd name="connsiteY1" fmla="*/ 643 h 1124242"/>
                            <a:gd name="connsiteX2" fmla="*/ 1363980 w 1363980"/>
                            <a:gd name="connsiteY2" fmla="*/ 51092 h 1124242"/>
                            <a:gd name="connsiteX3" fmla="*/ 11430 w 1363980"/>
                            <a:gd name="connsiteY3" fmla="*/ 1124242 h 1124242"/>
                            <a:gd name="connsiteX0" fmla="*/ 15036 w 1367586"/>
                            <a:gd name="connsiteY0" fmla="*/ 1124242 h 1124242"/>
                            <a:gd name="connsiteX1" fmla="*/ 3606 w 1367586"/>
                            <a:gd name="connsiteY1" fmla="*/ 643 h 1124242"/>
                            <a:gd name="connsiteX2" fmla="*/ 1367586 w 1367586"/>
                            <a:gd name="connsiteY2" fmla="*/ 51092 h 1124242"/>
                            <a:gd name="connsiteX3" fmla="*/ 15036 w 1367586"/>
                            <a:gd name="connsiteY3" fmla="*/ 1124242 h 1124242"/>
                            <a:gd name="connsiteX0" fmla="*/ 18227 w 1370777"/>
                            <a:gd name="connsiteY0" fmla="*/ 1122362 h 1122362"/>
                            <a:gd name="connsiteX1" fmla="*/ 3191 w 1370777"/>
                            <a:gd name="connsiteY1" fmla="*/ 661 h 1122362"/>
                            <a:gd name="connsiteX2" fmla="*/ 1370777 w 1370777"/>
                            <a:gd name="connsiteY2" fmla="*/ 49212 h 1122362"/>
                            <a:gd name="connsiteX3" fmla="*/ 18227 w 1370777"/>
                            <a:gd name="connsiteY3" fmla="*/ 1122362 h 1122362"/>
                            <a:gd name="connsiteX0" fmla="*/ 18227 w 1370777"/>
                            <a:gd name="connsiteY0" fmla="*/ 1121701 h 1121701"/>
                            <a:gd name="connsiteX1" fmla="*/ 3191 w 1370777"/>
                            <a:gd name="connsiteY1" fmla="*/ 0 h 1121701"/>
                            <a:gd name="connsiteX2" fmla="*/ 1370777 w 1370777"/>
                            <a:gd name="connsiteY2" fmla="*/ 48551 h 1121701"/>
                            <a:gd name="connsiteX3" fmla="*/ 18227 w 1370777"/>
                            <a:gd name="connsiteY3" fmla="*/ 1121701 h 1121701"/>
                            <a:gd name="connsiteX0" fmla="*/ 21121 w 1373671"/>
                            <a:gd name="connsiteY0" fmla="*/ 1119160 h 1119160"/>
                            <a:gd name="connsiteX1" fmla="*/ 2894 w 1373671"/>
                            <a:gd name="connsiteY1" fmla="*/ 0 h 1119160"/>
                            <a:gd name="connsiteX2" fmla="*/ 1373671 w 1373671"/>
                            <a:gd name="connsiteY2" fmla="*/ 46010 h 1119160"/>
                            <a:gd name="connsiteX3" fmla="*/ 21121 w 1373671"/>
                            <a:gd name="connsiteY3" fmla="*/ 1119160 h 1119160"/>
                          </a:gdLst>
                          <a:ahLst/>
                          <a:cxnLst>
                            <a:cxn ang="0">
                              <a:pos x="connsiteX0" y="connsiteY0"/>
                            </a:cxn>
                            <a:cxn ang="0">
                              <a:pos x="connsiteX1" y="connsiteY1"/>
                            </a:cxn>
                            <a:cxn ang="0">
                              <a:pos x="connsiteX2" y="connsiteY2"/>
                            </a:cxn>
                            <a:cxn ang="0">
                              <a:pos x="connsiteX3" y="connsiteY3"/>
                            </a:cxn>
                          </a:cxnLst>
                          <a:rect l="l" t="t" r="r" b="b"/>
                          <a:pathLst>
                            <a:path w="1373671" h="1119160">
                              <a:moveTo>
                                <a:pt x="21121" y="1119160"/>
                              </a:moveTo>
                              <a:cubicBezTo>
                                <a:pt x="17311" y="744627"/>
                                <a:pt x="-8536" y="374533"/>
                                <a:pt x="2894" y="0"/>
                              </a:cubicBezTo>
                              <a:cubicBezTo>
                                <a:pt x="452262" y="15056"/>
                                <a:pt x="919223" y="53842"/>
                                <a:pt x="1373671" y="46010"/>
                              </a:cubicBezTo>
                              <a:lnTo>
                                <a:pt x="21121" y="1119160"/>
                              </a:lnTo>
                              <a:close/>
                            </a:path>
                          </a:pathLst>
                        </a:custGeom>
                        <a:gradFill flip="none" rotWithShape="1">
                          <a:gsLst>
                            <a:gs pos="25000">
                              <a:schemeClr val="accent4">
                                <a:lumMod val="5000"/>
                                <a:lumOff val="95000"/>
                              </a:schemeClr>
                            </a:gs>
                            <a:gs pos="74000">
                              <a:schemeClr val="accent4">
                                <a:lumMod val="45000"/>
                                <a:lumOff val="55000"/>
                              </a:schemeClr>
                            </a:gs>
                            <a:gs pos="83000">
                              <a:schemeClr val="accent4">
                                <a:lumMod val="45000"/>
                                <a:lumOff val="55000"/>
                              </a:schemeClr>
                            </a:gs>
                            <a:gs pos="100000">
                              <a:schemeClr val="accent4">
                                <a:lumMod val="30000"/>
                                <a:lumOff val="70000"/>
                              </a:schemeClr>
                            </a:gs>
                          </a:gsLst>
                          <a:path path="circle">
                            <a:fillToRect l="100000" t="100000"/>
                          </a:path>
                          <a:tileRect r="-100000" b="-100000"/>
                        </a:gradFill>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6A6A5" id="Isosceles Triangle 54" o:spid="_x0000_s1026" style="position:absolute;margin-left:48.5pt;margin-top:3.2pt;width:108.15pt;height:88.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73671,1119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" path="m21121,1119160c17311,744627,-8536,374533,2894,,452262,15056,919223,53842,1373671,46010l21121,1119160xe" fillcolor="#fffcf3 [183]" stroked="f" strokeweight="1pt">
                <v:fill color2="#ffecb3 [983]" rotate="t" focusposition="1,1" focussize="" colors="0 #fffcf2;.25 #fffcf2;48497f #ffe38c;54395f #ffe38c" focus="100%" type="gradientRadial"/>
                <v:stroke joinstyle="miter"/>
                <v:path arrowok="t" o:connecttype="custom" o:connectlocs="21121,1119160;2894,0;1373671,46010;21121,1119160" o:connectangles="0,0,0,0"/>
              </v:shape>
            </w:pict>
          </mc:Fallback>
        </mc:AlternateContent>
      </w:r>
    </w:p>
    <w:p w14:paraId="632A5B3D" w14:textId="6AFB2AE5" w:rsidR="00A9038E" w:rsidRPr="00A9038E" w:rsidRDefault="00A9038E" w:rsidP="00A9038E"/>
    <w:p w14:paraId="40A97712" w14:textId="4049CC53" w:rsidR="00A9038E" w:rsidRPr="00A9038E" w:rsidRDefault="00A9038E" w:rsidP="00A9038E"/>
    <w:p w14:paraId="6A305D5F" w14:textId="5C7B01D1" w:rsidR="00A9038E" w:rsidRPr="00A9038E" w:rsidRDefault="00A9038E" w:rsidP="00A9038E"/>
    <w:p w14:paraId="760195E0" w14:textId="35DFA23E" w:rsidR="00A9038E" w:rsidRPr="00A9038E" w:rsidRDefault="00A9038E" w:rsidP="00A9038E"/>
    <w:p w14:paraId="5F6005B4" w14:textId="01C7BACA" w:rsidR="00A9038E" w:rsidRPr="00A9038E" w:rsidRDefault="00A9038E" w:rsidP="00A9038E"/>
    <w:p w14:paraId="6655762D" w14:textId="77A38F49" w:rsidR="00A9038E" w:rsidRPr="00A9038E" w:rsidRDefault="00A9038E" w:rsidP="00A9038E"/>
    <w:p w14:paraId="58BCECC9" w14:textId="62D4D23B" w:rsidR="00A9038E" w:rsidRDefault="00A9038E" w:rsidP="00A9038E"/>
    <w:p w14:paraId="5FCF7361" w14:textId="4E6A0878" w:rsidR="00A9038E" w:rsidRDefault="00A9038E" w:rsidP="00A9038E">
      <w:pPr>
        <w:pStyle w:val="Heading1"/>
        <w:rPr>
          <w:bCs/>
          <w:sz w:val="24"/>
          <w:szCs w:val="24"/>
        </w:rPr>
      </w:pPr>
      <w:r w:rsidRPr="00A9038E">
        <w:rPr>
          <w:bCs/>
          <w:sz w:val="24"/>
          <w:szCs w:val="24"/>
        </w:rPr>
        <w:t>Question 3 (</w:t>
      </w:r>
      <w:commentRangeStart w:id="1"/>
      <w:r w:rsidR="00856CCA">
        <w:rPr>
          <w:bCs/>
          <w:sz w:val="24"/>
          <w:szCs w:val="24"/>
        </w:rPr>
        <w:t>20</w:t>
      </w:r>
      <w:r w:rsidRPr="00A9038E">
        <w:rPr>
          <w:bCs/>
          <w:sz w:val="24"/>
          <w:szCs w:val="24"/>
        </w:rPr>
        <w:t xml:space="preserve"> </w:t>
      </w:r>
      <w:commentRangeEnd w:id="1"/>
      <w:r w:rsidR="00856CCA">
        <w:rPr>
          <w:rStyle w:val="CommentReference"/>
          <w:rFonts w:asciiTheme="minorHAnsi" w:eastAsiaTheme="minorHAnsi" w:hAnsiTheme="minorHAnsi" w:cstheme="minorBidi"/>
          <w:color w:val="auto"/>
        </w:rPr>
        <w:commentReference w:id="1"/>
      </w:r>
      <w:r w:rsidRPr="00A9038E">
        <w:rPr>
          <w:bCs/>
          <w:sz w:val="24"/>
          <w:szCs w:val="24"/>
        </w:rPr>
        <w:t>points)</w:t>
      </w:r>
    </w:p>
    <w:p w14:paraId="13C143EE" w14:textId="05491FB6" w:rsidR="00A9038E" w:rsidRDefault="00A9038E" w:rsidP="00A9038E"/>
    <w:p w14:paraId="61524522" w14:textId="11098C54" w:rsidR="00860FB8" w:rsidRPr="001F4CCB" w:rsidRDefault="009C1660" w:rsidP="00A9038E">
      <w:pPr>
        <w:rPr>
          <w:rFonts w:eastAsia="Times New Roman" w:cstheme="minorHAnsi"/>
          <w:sz w:val="24"/>
          <w:szCs w:val="24"/>
          <w:lang w:val="en-GB" w:eastAsia="de-DE"/>
        </w:rPr>
      </w:pPr>
      <w:r>
        <w:rPr>
          <w:rFonts w:eastAsia="Times New Roman" w:cstheme="minorHAnsi"/>
          <w:sz w:val="24"/>
          <w:szCs w:val="24"/>
          <w:lang w:eastAsia="de-DE"/>
        </w:rPr>
        <w:t>You are g</w:t>
      </w:r>
      <w:r w:rsidR="00860FB8" w:rsidRPr="001F4CCB">
        <w:rPr>
          <w:rFonts w:eastAsia="Times New Roman" w:cstheme="minorHAnsi"/>
          <w:sz w:val="24"/>
          <w:szCs w:val="24"/>
          <w:lang w:val="en-GB" w:eastAsia="de-DE"/>
        </w:rPr>
        <w:t xml:space="preserve">iven the following firm’s production </w:t>
      </w:r>
      <w:r w:rsidR="00C40C2E" w:rsidRPr="001F4CCB">
        <w:rPr>
          <w:rFonts w:eastAsia="Times New Roman" w:cstheme="minorHAnsi"/>
          <w:sz w:val="24"/>
          <w:szCs w:val="24"/>
          <w:lang w:val="en-GB" w:eastAsia="de-DE"/>
        </w:rPr>
        <w:t>function:</w:t>
      </w:r>
    </w:p>
    <w:tbl>
      <w:tblPr>
        <w:tblStyle w:val="TableGrid"/>
        <w:tblW w:w="0" w:type="auto"/>
        <w:tblLook w:val="04A0" w:firstRow="1" w:lastRow="0" w:firstColumn="1" w:lastColumn="0" w:noHBand="0" w:noVBand="1"/>
      </w:tblPr>
      <w:tblGrid>
        <w:gridCol w:w="943"/>
        <w:gridCol w:w="883"/>
        <w:gridCol w:w="948"/>
        <w:gridCol w:w="932"/>
        <w:gridCol w:w="945"/>
        <w:gridCol w:w="936"/>
        <w:gridCol w:w="958"/>
        <w:gridCol w:w="839"/>
        <w:gridCol w:w="839"/>
      </w:tblGrid>
      <w:tr w:rsidR="00860FB8" w14:paraId="1B970D6C" w14:textId="77777777" w:rsidTr="003F10F7">
        <w:tc>
          <w:tcPr>
            <w:tcW w:w="943" w:type="dxa"/>
          </w:tcPr>
          <w:p w14:paraId="7A0074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TP (Q)</w:t>
            </w:r>
          </w:p>
        </w:tc>
        <w:tc>
          <w:tcPr>
            <w:tcW w:w="883" w:type="dxa"/>
          </w:tcPr>
          <w:p w14:paraId="7E7C6759"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L</w:t>
            </w:r>
          </w:p>
        </w:tc>
        <w:tc>
          <w:tcPr>
            <w:tcW w:w="948" w:type="dxa"/>
          </w:tcPr>
          <w:p w14:paraId="0595CCA1"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MP</w:t>
            </w:r>
          </w:p>
        </w:tc>
        <w:tc>
          <w:tcPr>
            <w:tcW w:w="932" w:type="dxa"/>
          </w:tcPr>
          <w:p w14:paraId="5ED7E360"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FC</w:t>
            </w:r>
          </w:p>
        </w:tc>
        <w:tc>
          <w:tcPr>
            <w:tcW w:w="945" w:type="dxa"/>
          </w:tcPr>
          <w:p w14:paraId="1B3ABE22"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VC</w:t>
            </w:r>
          </w:p>
        </w:tc>
        <w:tc>
          <w:tcPr>
            <w:tcW w:w="936" w:type="dxa"/>
          </w:tcPr>
          <w:p w14:paraId="379CD32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TC</w:t>
            </w:r>
          </w:p>
        </w:tc>
        <w:tc>
          <w:tcPr>
            <w:tcW w:w="958" w:type="dxa"/>
          </w:tcPr>
          <w:p w14:paraId="165E415D"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MC</w:t>
            </w:r>
          </w:p>
        </w:tc>
        <w:tc>
          <w:tcPr>
            <w:tcW w:w="839" w:type="dxa"/>
          </w:tcPr>
          <w:p w14:paraId="38FE425C"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ATC</w:t>
            </w:r>
          </w:p>
        </w:tc>
        <w:tc>
          <w:tcPr>
            <w:tcW w:w="839" w:type="dxa"/>
          </w:tcPr>
          <w:p w14:paraId="0D449865" w14:textId="77777777" w:rsidR="00860FB8" w:rsidRDefault="00860FB8" w:rsidP="003F10F7">
            <w:pPr>
              <w:jc w:val="center"/>
              <w:rPr>
                <w:rFonts w:ascii="Times New Roman" w:hAnsi="Times New Roman"/>
                <w:sz w:val="24"/>
                <w:szCs w:val="24"/>
                <w:lang w:val="en-US"/>
              </w:rPr>
            </w:pPr>
            <w:r>
              <w:rPr>
                <w:rFonts w:ascii="Times New Roman" w:hAnsi="Times New Roman"/>
                <w:sz w:val="24"/>
                <w:szCs w:val="24"/>
                <w:lang w:val="en-US"/>
              </w:rPr>
              <w:t>AVC</w:t>
            </w:r>
          </w:p>
        </w:tc>
      </w:tr>
      <w:tr w:rsidR="002A7663" w14:paraId="76F7B464" w14:textId="77777777" w:rsidTr="003F10F7">
        <w:tc>
          <w:tcPr>
            <w:tcW w:w="943" w:type="dxa"/>
          </w:tcPr>
          <w:p w14:paraId="0CEA9A97"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883" w:type="dxa"/>
          </w:tcPr>
          <w:p w14:paraId="1F3948BB" w14:textId="5243CCED"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0</w:t>
            </w:r>
          </w:p>
        </w:tc>
        <w:tc>
          <w:tcPr>
            <w:tcW w:w="948" w:type="dxa"/>
          </w:tcPr>
          <w:p w14:paraId="73A7F869" w14:textId="77777777" w:rsidR="002A7663" w:rsidRDefault="002A7663" w:rsidP="002A7663">
            <w:pPr>
              <w:jc w:val="center"/>
              <w:rPr>
                <w:rFonts w:ascii="Times New Roman" w:hAnsi="Times New Roman"/>
                <w:sz w:val="24"/>
                <w:szCs w:val="24"/>
                <w:lang w:val="en-US"/>
              </w:rPr>
            </w:pPr>
          </w:p>
        </w:tc>
        <w:tc>
          <w:tcPr>
            <w:tcW w:w="932" w:type="dxa"/>
          </w:tcPr>
          <w:p w14:paraId="0DF1C31E" w14:textId="77777777" w:rsidR="002A7663" w:rsidRDefault="002A7663" w:rsidP="002A7663">
            <w:pPr>
              <w:jc w:val="center"/>
              <w:rPr>
                <w:rFonts w:ascii="Times New Roman" w:hAnsi="Times New Roman"/>
                <w:sz w:val="24"/>
                <w:szCs w:val="24"/>
                <w:lang w:val="en-US"/>
              </w:rPr>
            </w:pPr>
          </w:p>
        </w:tc>
        <w:tc>
          <w:tcPr>
            <w:tcW w:w="945" w:type="dxa"/>
          </w:tcPr>
          <w:p w14:paraId="0ED709D4" w14:textId="77777777" w:rsidR="002A7663" w:rsidRDefault="002A7663" w:rsidP="002A7663">
            <w:pPr>
              <w:jc w:val="center"/>
              <w:rPr>
                <w:rFonts w:ascii="Times New Roman" w:hAnsi="Times New Roman"/>
                <w:sz w:val="24"/>
                <w:szCs w:val="24"/>
                <w:lang w:val="en-US"/>
              </w:rPr>
            </w:pPr>
          </w:p>
        </w:tc>
        <w:tc>
          <w:tcPr>
            <w:tcW w:w="936" w:type="dxa"/>
          </w:tcPr>
          <w:p w14:paraId="6AA0B8C5" w14:textId="7BB272A9"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50</w:t>
            </w:r>
          </w:p>
        </w:tc>
        <w:tc>
          <w:tcPr>
            <w:tcW w:w="958" w:type="dxa"/>
          </w:tcPr>
          <w:p w14:paraId="32DD4498" w14:textId="77777777" w:rsidR="002A7663" w:rsidRDefault="002A7663" w:rsidP="002A7663">
            <w:pPr>
              <w:jc w:val="center"/>
              <w:rPr>
                <w:rFonts w:ascii="Times New Roman" w:hAnsi="Times New Roman"/>
                <w:sz w:val="24"/>
                <w:szCs w:val="24"/>
                <w:lang w:val="en-US"/>
              </w:rPr>
            </w:pPr>
          </w:p>
        </w:tc>
        <w:tc>
          <w:tcPr>
            <w:tcW w:w="839" w:type="dxa"/>
          </w:tcPr>
          <w:p w14:paraId="6D9D4BB0" w14:textId="77777777" w:rsidR="002A7663" w:rsidRDefault="002A7663" w:rsidP="002A7663">
            <w:pPr>
              <w:jc w:val="center"/>
              <w:rPr>
                <w:rFonts w:ascii="Times New Roman" w:hAnsi="Times New Roman"/>
                <w:sz w:val="24"/>
                <w:szCs w:val="24"/>
                <w:lang w:val="en-US"/>
              </w:rPr>
            </w:pPr>
          </w:p>
        </w:tc>
        <w:tc>
          <w:tcPr>
            <w:tcW w:w="839" w:type="dxa"/>
          </w:tcPr>
          <w:p w14:paraId="466DA249" w14:textId="77777777" w:rsidR="002A7663" w:rsidRDefault="002A7663" w:rsidP="002A7663">
            <w:pPr>
              <w:jc w:val="center"/>
              <w:rPr>
                <w:rFonts w:ascii="Times New Roman" w:hAnsi="Times New Roman"/>
                <w:sz w:val="24"/>
                <w:szCs w:val="24"/>
                <w:lang w:val="en-US"/>
              </w:rPr>
            </w:pPr>
          </w:p>
        </w:tc>
      </w:tr>
      <w:tr w:rsidR="002A7663" w14:paraId="5C11C016" w14:textId="77777777" w:rsidTr="003F10F7">
        <w:tc>
          <w:tcPr>
            <w:tcW w:w="943" w:type="dxa"/>
          </w:tcPr>
          <w:p w14:paraId="17D0536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w:t>
            </w:r>
          </w:p>
        </w:tc>
        <w:tc>
          <w:tcPr>
            <w:tcW w:w="883" w:type="dxa"/>
          </w:tcPr>
          <w:p w14:paraId="2E1D09B6" w14:textId="04EBA0E5" w:rsidR="002A7663" w:rsidRDefault="002A7663" w:rsidP="002A7663">
            <w:pPr>
              <w:jc w:val="center"/>
              <w:rPr>
                <w:rFonts w:ascii="Times New Roman" w:hAnsi="Times New Roman"/>
                <w:sz w:val="24"/>
                <w:szCs w:val="24"/>
                <w:lang w:val="en-US"/>
              </w:rPr>
            </w:pPr>
            <w:r>
              <w:rPr>
                <w:rFonts w:ascii="Times New Roman" w:hAnsi="Times New Roman" w:cs="Times New Roman"/>
                <w:sz w:val="24"/>
                <w:szCs w:val="24"/>
                <w:lang w:val="en-US"/>
              </w:rPr>
              <w:t>10</w:t>
            </w:r>
          </w:p>
        </w:tc>
        <w:tc>
          <w:tcPr>
            <w:tcW w:w="948" w:type="dxa"/>
          </w:tcPr>
          <w:p w14:paraId="2B0A5CCA" w14:textId="77777777" w:rsidR="002A7663" w:rsidRDefault="002A7663" w:rsidP="002A7663">
            <w:pPr>
              <w:jc w:val="center"/>
              <w:rPr>
                <w:rFonts w:ascii="Times New Roman" w:hAnsi="Times New Roman"/>
                <w:sz w:val="24"/>
                <w:szCs w:val="24"/>
                <w:lang w:val="en-US"/>
              </w:rPr>
            </w:pPr>
          </w:p>
        </w:tc>
        <w:tc>
          <w:tcPr>
            <w:tcW w:w="932" w:type="dxa"/>
          </w:tcPr>
          <w:p w14:paraId="47968AC6" w14:textId="77777777" w:rsidR="002A7663" w:rsidRDefault="002A7663" w:rsidP="002A7663">
            <w:pPr>
              <w:jc w:val="center"/>
            </w:pPr>
          </w:p>
        </w:tc>
        <w:tc>
          <w:tcPr>
            <w:tcW w:w="945" w:type="dxa"/>
          </w:tcPr>
          <w:p w14:paraId="75569C27" w14:textId="77777777" w:rsidR="002A7663" w:rsidRDefault="002A7663" w:rsidP="002A7663">
            <w:pPr>
              <w:jc w:val="center"/>
              <w:rPr>
                <w:rFonts w:ascii="Times New Roman" w:hAnsi="Times New Roman"/>
                <w:sz w:val="24"/>
                <w:szCs w:val="24"/>
                <w:lang w:val="en-US"/>
              </w:rPr>
            </w:pPr>
          </w:p>
        </w:tc>
        <w:tc>
          <w:tcPr>
            <w:tcW w:w="936" w:type="dxa"/>
          </w:tcPr>
          <w:p w14:paraId="16B17649" w14:textId="77777777" w:rsidR="002A7663" w:rsidRDefault="002A7663" w:rsidP="002A7663">
            <w:pPr>
              <w:jc w:val="center"/>
              <w:rPr>
                <w:rFonts w:ascii="Times New Roman" w:hAnsi="Times New Roman"/>
                <w:sz w:val="24"/>
                <w:szCs w:val="24"/>
                <w:lang w:val="en-US"/>
              </w:rPr>
            </w:pPr>
          </w:p>
        </w:tc>
        <w:tc>
          <w:tcPr>
            <w:tcW w:w="958" w:type="dxa"/>
          </w:tcPr>
          <w:p w14:paraId="31139A93" w14:textId="77777777" w:rsidR="002A7663" w:rsidRDefault="002A7663" w:rsidP="002A7663">
            <w:pPr>
              <w:jc w:val="center"/>
              <w:rPr>
                <w:rFonts w:ascii="Times New Roman" w:hAnsi="Times New Roman"/>
                <w:sz w:val="24"/>
                <w:szCs w:val="24"/>
                <w:lang w:val="en-US"/>
              </w:rPr>
            </w:pPr>
          </w:p>
        </w:tc>
        <w:tc>
          <w:tcPr>
            <w:tcW w:w="839" w:type="dxa"/>
          </w:tcPr>
          <w:p w14:paraId="581DBAE3" w14:textId="77777777" w:rsidR="002A7663" w:rsidRDefault="002A7663" w:rsidP="002A7663">
            <w:pPr>
              <w:jc w:val="center"/>
              <w:rPr>
                <w:rFonts w:ascii="Times New Roman" w:hAnsi="Times New Roman"/>
                <w:sz w:val="24"/>
                <w:szCs w:val="24"/>
                <w:lang w:val="en-US"/>
              </w:rPr>
            </w:pPr>
          </w:p>
        </w:tc>
        <w:tc>
          <w:tcPr>
            <w:tcW w:w="839" w:type="dxa"/>
          </w:tcPr>
          <w:p w14:paraId="07978D3B" w14:textId="77777777" w:rsidR="002A7663" w:rsidRDefault="002A7663" w:rsidP="002A7663">
            <w:pPr>
              <w:jc w:val="center"/>
              <w:rPr>
                <w:rFonts w:ascii="Times New Roman" w:hAnsi="Times New Roman"/>
                <w:sz w:val="24"/>
                <w:szCs w:val="24"/>
                <w:lang w:val="en-US"/>
              </w:rPr>
            </w:pPr>
          </w:p>
        </w:tc>
      </w:tr>
      <w:tr w:rsidR="002A7663" w14:paraId="66A1A906" w14:textId="77777777" w:rsidTr="003F10F7">
        <w:tc>
          <w:tcPr>
            <w:tcW w:w="943" w:type="dxa"/>
          </w:tcPr>
          <w:p w14:paraId="3002F9EA"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2</w:t>
            </w:r>
          </w:p>
        </w:tc>
        <w:tc>
          <w:tcPr>
            <w:tcW w:w="883" w:type="dxa"/>
          </w:tcPr>
          <w:p w14:paraId="7D3A4B63" w14:textId="27864AB6"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18</w:t>
            </w:r>
          </w:p>
        </w:tc>
        <w:tc>
          <w:tcPr>
            <w:tcW w:w="948" w:type="dxa"/>
          </w:tcPr>
          <w:p w14:paraId="406B1CCF" w14:textId="77777777" w:rsidR="002A7663" w:rsidRDefault="002A7663" w:rsidP="002A7663">
            <w:pPr>
              <w:jc w:val="center"/>
              <w:rPr>
                <w:rFonts w:ascii="Times New Roman" w:hAnsi="Times New Roman"/>
                <w:sz w:val="24"/>
                <w:szCs w:val="24"/>
                <w:lang w:val="en-US"/>
              </w:rPr>
            </w:pPr>
          </w:p>
        </w:tc>
        <w:tc>
          <w:tcPr>
            <w:tcW w:w="932" w:type="dxa"/>
          </w:tcPr>
          <w:p w14:paraId="683D172D" w14:textId="77777777" w:rsidR="002A7663" w:rsidRDefault="002A7663" w:rsidP="002A7663">
            <w:pPr>
              <w:jc w:val="center"/>
            </w:pPr>
          </w:p>
        </w:tc>
        <w:tc>
          <w:tcPr>
            <w:tcW w:w="945" w:type="dxa"/>
          </w:tcPr>
          <w:p w14:paraId="0AAEFB5C" w14:textId="77777777" w:rsidR="002A7663" w:rsidRDefault="002A7663" w:rsidP="002A7663">
            <w:pPr>
              <w:jc w:val="center"/>
              <w:rPr>
                <w:rFonts w:ascii="Times New Roman" w:hAnsi="Times New Roman"/>
                <w:sz w:val="24"/>
                <w:szCs w:val="24"/>
                <w:lang w:val="en-US"/>
              </w:rPr>
            </w:pPr>
          </w:p>
        </w:tc>
        <w:tc>
          <w:tcPr>
            <w:tcW w:w="936" w:type="dxa"/>
          </w:tcPr>
          <w:p w14:paraId="75ED9C03" w14:textId="77777777" w:rsidR="002A7663" w:rsidRDefault="002A7663" w:rsidP="002A7663">
            <w:pPr>
              <w:jc w:val="center"/>
              <w:rPr>
                <w:rFonts w:ascii="Times New Roman" w:hAnsi="Times New Roman"/>
                <w:sz w:val="24"/>
                <w:szCs w:val="24"/>
                <w:lang w:val="en-US"/>
              </w:rPr>
            </w:pPr>
          </w:p>
        </w:tc>
        <w:tc>
          <w:tcPr>
            <w:tcW w:w="958" w:type="dxa"/>
          </w:tcPr>
          <w:p w14:paraId="378703A5" w14:textId="77777777" w:rsidR="002A7663" w:rsidRDefault="002A7663" w:rsidP="002A7663">
            <w:pPr>
              <w:jc w:val="center"/>
              <w:rPr>
                <w:rFonts w:ascii="Times New Roman" w:hAnsi="Times New Roman"/>
                <w:sz w:val="24"/>
                <w:szCs w:val="24"/>
                <w:lang w:val="en-US"/>
              </w:rPr>
            </w:pPr>
          </w:p>
        </w:tc>
        <w:tc>
          <w:tcPr>
            <w:tcW w:w="839" w:type="dxa"/>
          </w:tcPr>
          <w:p w14:paraId="51A3A1CA" w14:textId="77777777" w:rsidR="002A7663" w:rsidRDefault="002A7663" w:rsidP="002A7663">
            <w:pPr>
              <w:jc w:val="center"/>
              <w:rPr>
                <w:rFonts w:ascii="Times New Roman" w:hAnsi="Times New Roman"/>
                <w:sz w:val="24"/>
                <w:szCs w:val="24"/>
                <w:lang w:val="en-US"/>
              </w:rPr>
            </w:pPr>
          </w:p>
        </w:tc>
        <w:tc>
          <w:tcPr>
            <w:tcW w:w="839" w:type="dxa"/>
          </w:tcPr>
          <w:p w14:paraId="0D829BDA" w14:textId="77777777" w:rsidR="002A7663" w:rsidRDefault="002A7663" w:rsidP="002A7663">
            <w:pPr>
              <w:jc w:val="center"/>
              <w:rPr>
                <w:rFonts w:ascii="Times New Roman" w:hAnsi="Times New Roman"/>
                <w:sz w:val="24"/>
                <w:szCs w:val="24"/>
                <w:lang w:val="en-US"/>
              </w:rPr>
            </w:pPr>
          </w:p>
        </w:tc>
      </w:tr>
      <w:tr w:rsidR="002A7663" w14:paraId="53207847" w14:textId="77777777" w:rsidTr="003F10F7">
        <w:tc>
          <w:tcPr>
            <w:tcW w:w="943" w:type="dxa"/>
          </w:tcPr>
          <w:p w14:paraId="62DE392C"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w:t>
            </w:r>
          </w:p>
        </w:tc>
        <w:tc>
          <w:tcPr>
            <w:tcW w:w="883" w:type="dxa"/>
          </w:tcPr>
          <w:p w14:paraId="02443FB4" w14:textId="4B18A33C"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30</w:t>
            </w:r>
          </w:p>
        </w:tc>
        <w:tc>
          <w:tcPr>
            <w:tcW w:w="948" w:type="dxa"/>
          </w:tcPr>
          <w:p w14:paraId="0F4C9364" w14:textId="77777777" w:rsidR="002A7663" w:rsidRDefault="002A7663" w:rsidP="002A7663">
            <w:pPr>
              <w:jc w:val="center"/>
              <w:rPr>
                <w:rFonts w:ascii="Times New Roman" w:hAnsi="Times New Roman"/>
                <w:sz w:val="24"/>
                <w:szCs w:val="24"/>
                <w:lang w:val="en-US"/>
              </w:rPr>
            </w:pPr>
          </w:p>
        </w:tc>
        <w:tc>
          <w:tcPr>
            <w:tcW w:w="932" w:type="dxa"/>
          </w:tcPr>
          <w:p w14:paraId="07BF2340" w14:textId="77777777" w:rsidR="002A7663" w:rsidRDefault="002A7663" w:rsidP="002A7663">
            <w:pPr>
              <w:jc w:val="center"/>
            </w:pPr>
          </w:p>
        </w:tc>
        <w:tc>
          <w:tcPr>
            <w:tcW w:w="945" w:type="dxa"/>
          </w:tcPr>
          <w:p w14:paraId="4AB7F00B" w14:textId="77777777" w:rsidR="002A7663" w:rsidRDefault="002A7663" w:rsidP="002A7663">
            <w:pPr>
              <w:jc w:val="center"/>
              <w:rPr>
                <w:rFonts w:ascii="Times New Roman" w:hAnsi="Times New Roman"/>
                <w:sz w:val="24"/>
                <w:szCs w:val="24"/>
                <w:lang w:val="en-US"/>
              </w:rPr>
            </w:pPr>
          </w:p>
        </w:tc>
        <w:tc>
          <w:tcPr>
            <w:tcW w:w="936" w:type="dxa"/>
          </w:tcPr>
          <w:p w14:paraId="0D80ACC4" w14:textId="77777777" w:rsidR="002A7663" w:rsidRDefault="002A7663" w:rsidP="002A7663">
            <w:pPr>
              <w:jc w:val="center"/>
              <w:rPr>
                <w:rFonts w:ascii="Times New Roman" w:hAnsi="Times New Roman"/>
                <w:sz w:val="24"/>
                <w:szCs w:val="24"/>
                <w:lang w:val="en-US"/>
              </w:rPr>
            </w:pPr>
          </w:p>
        </w:tc>
        <w:tc>
          <w:tcPr>
            <w:tcW w:w="958" w:type="dxa"/>
          </w:tcPr>
          <w:p w14:paraId="1C709BB8" w14:textId="77777777" w:rsidR="002A7663" w:rsidRDefault="002A7663" w:rsidP="002A7663">
            <w:pPr>
              <w:jc w:val="center"/>
              <w:rPr>
                <w:rFonts w:ascii="Times New Roman" w:hAnsi="Times New Roman"/>
                <w:sz w:val="24"/>
                <w:szCs w:val="24"/>
                <w:lang w:val="en-US"/>
              </w:rPr>
            </w:pPr>
          </w:p>
        </w:tc>
        <w:tc>
          <w:tcPr>
            <w:tcW w:w="839" w:type="dxa"/>
          </w:tcPr>
          <w:p w14:paraId="2712A462" w14:textId="77777777" w:rsidR="002A7663" w:rsidRDefault="002A7663" w:rsidP="002A7663">
            <w:pPr>
              <w:jc w:val="center"/>
              <w:rPr>
                <w:rFonts w:ascii="Times New Roman" w:hAnsi="Times New Roman"/>
                <w:sz w:val="24"/>
                <w:szCs w:val="24"/>
                <w:lang w:val="en-US"/>
              </w:rPr>
            </w:pPr>
          </w:p>
        </w:tc>
        <w:tc>
          <w:tcPr>
            <w:tcW w:w="839" w:type="dxa"/>
          </w:tcPr>
          <w:p w14:paraId="11390278" w14:textId="77777777" w:rsidR="002A7663" w:rsidRDefault="002A7663" w:rsidP="002A7663">
            <w:pPr>
              <w:jc w:val="center"/>
              <w:rPr>
                <w:rFonts w:ascii="Times New Roman" w:hAnsi="Times New Roman"/>
                <w:sz w:val="24"/>
                <w:szCs w:val="24"/>
                <w:lang w:val="en-US"/>
              </w:rPr>
            </w:pPr>
          </w:p>
        </w:tc>
      </w:tr>
      <w:tr w:rsidR="002A7663" w14:paraId="0F120D78" w14:textId="77777777" w:rsidTr="003F10F7">
        <w:tc>
          <w:tcPr>
            <w:tcW w:w="943" w:type="dxa"/>
          </w:tcPr>
          <w:p w14:paraId="1FB32EF6" w14:textId="77777777"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w:t>
            </w:r>
          </w:p>
        </w:tc>
        <w:tc>
          <w:tcPr>
            <w:tcW w:w="883" w:type="dxa"/>
          </w:tcPr>
          <w:p w14:paraId="381D4DD0" w14:textId="745F8CDE" w:rsidR="002A7663" w:rsidRDefault="002A7663" w:rsidP="002A7663">
            <w:pPr>
              <w:jc w:val="center"/>
              <w:rPr>
                <w:rFonts w:ascii="Times New Roman" w:hAnsi="Times New Roman"/>
                <w:sz w:val="24"/>
                <w:szCs w:val="24"/>
                <w:lang w:val="en-US"/>
              </w:rPr>
            </w:pPr>
            <w:r>
              <w:rPr>
                <w:rFonts w:ascii="Times New Roman" w:hAnsi="Times New Roman"/>
                <w:sz w:val="24"/>
                <w:szCs w:val="24"/>
                <w:lang w:val="en-US"/>
              </w:rPr>
              <w:t>45</w:t>
            </w:r>
          </w:p>
        </w:tc>
        <w:tc>
          <w:tcPr>
            <w:tcW w:w="948" w:type="dxa"/>
          </w:tcPr>
          <w:p w14:paraId="573EF21D" w14:textId="77777777" w:rsidR="002A7663" w:rsidRDefault="002A7663" w:rsidP="002A7663">
            <w:pPr>
              <w:jc w:val="center"/>
              <w:rPr>
                <w:rFonts w:ascii="Times New Roman" w:hAnsi="Times New Roman"/>
                <w:sz w:val="24"/>
                <w:szCs w:val="24"/>
                <w:lang w:val="en-US"/>
              </w:rPr>
            </w:pPr>
          </w:p>
        </w:tc>
        <w:tc>
          <w:tcPr>
            <w:tcW w:w="932" w:type="dxa"/>
          </w:tcPr>
          <w:p w14:paraId="24DB1C4D" w14:textId="77777777" w:rsidR="002A7663" w:rsidRDefault="002A7663" w:rsidP="002A7663">
            <w:pPr>
              <w:jc w:val="center"/>
            </w:pPr>
          </w:p>
        </w:tc>
        <w:tc>
          <w:tcPr>
            <w:tcW w:w="945" w:type="dxa"/>
          </w:tcPr>
          <w:p w14:paraId="04D980AE" w14:textId="77777777" w:rsidR="002A7663" w:rsidRDefault="002A7663" w:rsidP="002A7663">
            <w:pPr>
              <w:jc w:val="center"/>
              <w:rPr>
                <w:rFonts w:ascii="Times New Roman" w:hAnsi="Times New Roman"/>
                <w:sz w:val="24"/>
                <w:szCs w:val="24"/>
                <w:lang w:val="en-US"/>
              </w:rPr>
            </w:pPr>
          </w:p>
        </w:tc>
        <w:tc>
          <w:tcPr>
            <w:tcW w:w="936" w:type="dxa"/>
          </w:tcPr>
          <w:p w14:paraId="272A4A5C" w14:textId="77777777" w:rsidR="002A7663" w:rsidRDefault="002A7663" w:rsidP="002A7663">
            <w:pPr>
              <w:jc w:val="center"/>
              <w:rPr>
                <w:rFonts w:ascii="Times New Roman" w:hAnsi="Times New Roman"/>
                <w:sz w:val="24"/>
                <w:szCs w:val="24"/>
                <w:lang w:val="en-US"/>
              </w:rPr>
            </w:pPr>
          </w:p>
        </w:tc>
        <w:tc>
          <w:tcPr>
            <w:tcW w:w="958" w:type="dxa"/>
          </w:tcPr>
          <w:p w14:paraId="1C737946" w14:textId="77777777" w:rsidR="002A7663" w:rsidRDefault="002A7663" w:rsidP="002A7663">
            <w:pPr>
              <w:jc w:val="center"/>
              <w:rPr>
                <w:rFonts w:ascii="Times New Roman" w:hAnsi="Times New Roman"/>
                <w:sz w:val="24"/>
                <w:szCs w:val="24"/>
                <w:lang w:val="en-US"/>
              </w:rPr>
            </w:pPr>
          </w:p>
        </w:tc>
        <w:tc>
          <w:tcPr>
            <w:tcW w:w="839" w:type="dxa"/>
          </w:tcPr>
          <w:p w14:paraId="150041B5" w14:textId="77777777" w:rsidR="002A7663" w:rsidRDefault="002A7663" w:rsidP="002A7663">
            <w:pPr>
              <w:jc w:val="center"/>
              <w:rPr>
                <w:rFonts w:ascii="Times New Roman" w:hAnsi="Times New Roman"/>
                <w:sz w:val="24"/>
                <w:szCs w:val="24"/>
                <w:lang w:val="en-US"/>
              </w:rPr>
            </w:pPr>
          </w:p>
        </w:tc>
        <w:tc>
          <w:tcPr>
            <w:tcW w:w="839" w:type="dxa"/>
          </w:tcPr>
          <w:p w14:paraId="45E576F9" w14:textId="77777777" w:rsidR="002A7663" w:rsidRDefault="002A7663" w:rsidP="002A7663">
            <w:pPr>
              <w:jc w:val="center"/>
              <w:rPr>
                <w:rFonts w:ascii="Times New Roman" w:hAnsi="Times New Roman"/>
                <w:sz w:val="24"/>
                <w:szCs w:val="24"/>
                <w:lang w:val="en-US"/>
              </w:rPr>
            </w:pPr>
          </w:p>
        </w:tc>
      </w:tr>
    </w:tbl>
    <w:p w14:paraId="7A3FBB46" w14:textId="3A416FA3" w:rsidR="00860FB8" w:rsidRDefault="00860FB8" w:rsidP="00A9038E"/>
    <w:p w14:paraId="7B648658" w14:textId="49A2D275" w:rsidR="005067B4" w:rsidRPr="001F4CCB" w:rsidRDefault="00CD650F" w:rsidP="00A9038E">
      <w:pPr>
        <w:rPr>
          <w:rFonts w:eastAsia="Times New Roman" w:cstheme="minorHAnsi"/>
          <w:sz w:val="24"/>
          <w:szCs w:val="24"/>
          <w:lang w:val="en-GB" w:eastAsia="de-DE"/>
        </w:rPr>
      </w:pPr>
      <w:r w:rsidRPr="001F4CCB">
        <w:rPr>
          <w:rFonts w:eastAsia="Times New Roman" w:cstheme="minorHAnsi"/>
          <w:sz w:val="24"/>
          <w:szCs w:val="24"/>
          <w:lang w:val="en-GB" w:eastAsia="de-DE"/>
        </w:rPr>
        <w:t xml:space="preserve">One unit </w:t>
      </w:r>
      <w:r w:rsidR="0078014A" w:rsidRPr="001F4CCB">
        <w:rPr>
          <w:rFonts w:eastAsia="Times New Roman" w:cstheme="minorHAnsi"/>
          <w:sz w:val="24"/>
          <w:szCs w:val="24"/>
          <w:lang w:val="en-GB" w:eastAsia="de-DE"/>
        </w:rPr>
        <w:t xml:space="preserve">of </w:t>
      </w:r>
      <w:r w:rsidR="004C1A27" w:rsidRPr="001F4CCB">
        <w:rPr>
          <w:rFonts w:eastAsia="Times New Roman" w:cstheme="minorHAnsi"/>
          <w:sz w:val="24"/>
          <w:szCs w:val="24"/>
          <w:lang w:val="en-GB" w:eastAsia="de-DE"/>
        </w:rPr>
        <w:t>l</w:t>
      </w:r>
      <w:r w:rsidR="0078014A" w:rsidRPr="001F4CCB">
        <w:rPr>
          <w:rFonts w:eastAsia="Times New Roman" w:cstheme="minorHAnsi"/>
          <w:sz w:val="24"/>
          <w:szCs w:val="24"/>
          <w:lang w:val="en-GB" w:eastAsia="de-DE"/>
        </w:rPr>
        <w:t xml:space="preserve">abor (L) costs </w:t>
      </w:r>
      <w:r w:rsidR="00D15FE8" w:rsidRPr="001F4CCB">
        <w:rPr>
          <w:rFonts w:eastAsia="Times New Roman" w:cstheme="minorHAnsi"/>
          <w:sz w:val="24"/>
          <w:szCs w:val="24"/>
          <w:lang w:val="en-GB" w:eastAsia="de-DE"/>
        </w:rPr>
        <w:t>20$</w:t>
      </w:r>
    </w:p>
    <w:p w14:paraId="076D265A" w14:textId="77777777"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Complete the table. </w:t>
      </w:r>
      <w:r w:rsidRPr="00BC3256">
        <w:rPr>
          <w:rFonts w:eastAsia="Times New Roman" w:cstheme="minorHAnsi"/>
          <w:b/>
          <w:bCs/>
          <w:sz w:val="24"/>
          <w:szCs w:val="24"/>
          <w:lang w:val="en-GB" w:eastAsia="de-DE"/>
        </w:rPr>
        <w:t>(10 points)</w:t>
      </w:r>
    </w:p>
    <w:p w14:paraId="01650EE2" w14:textId="58539B8B"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short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1CF8B2D2" w14:textId="3006A95A"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is the minimal price that the firm will produce in the long term? </w:t>
      </w:r>
      <w:r w:rsidRPr="00937DD4">
        <w:rPr>
          <w:rFonts w:eastAsia="Times New Roman" w:cstheme="minorHAnsi"/>
          <w:b/>
          <w:bCs/>
          <w:sz w:val="24"/>
          <w:szCs w:val="24"/>
          <w:lang w:val="en-GB" w:eastAsia="de-DE"/>
        </w:rPr>
        <w:t>(</w:t>
      </w:r>
      <w:r w:rsidR="00856CCA" w:rsidRPr="00937DD4">
        <w:rPr>
          <w:rFonts w:eastAsia="Times New Roman" w:cstheme="minorHAnsi"/>
          <w:b/>
          <w:bCs/>
          <w:sz w:val="24"/>
          <w:szCs w:val="24"/>
          <w:lang w:eastAsia="de-DE"/>
        </w:rPr>
        <w:t>2</w:t>
      </w:r>
      <w:r w:rsidRPr="00937DD4">
        <w:rPr>
          <w:rFonts w:eastAsia="Times New Roman" w:cstheme="minorHAnsi"/>
          <w:b/>
          <w:bCs/>
          <w:sz w:val="24"/>
          <w:szCs w:val="24"/>
          <w:lang w:val="en-GB" w:eastAsia="de-DE"/>
        </w:rPr>
        <w:t xml:space="preserve"> points)</w:t>
      </w:r>
    </w:p>
    <w:p w14:paraId="0BF0D70B" w14:textId="2909C20D"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It is known that</w:t>
      </w:r>
      <w:r w:rsidR="00CD013B">
        <w:rPr>
          <w:rFonts w:eastAsia="Times New Roman" w:cstheme="minorHAnsi"/>
          <w:sz w:val="24"/>
          <w:szCs w:val="24"/>
          <w:lang w:eastAsia="de-DE"/>
        </w:rPr>
        <w:t xml:space="preserve"> each unit of production can be sold in the market for</w:t>
      </w:r>
      <w:r w:rsidRPr="001F4CCB">
        <w:rPr>
          <w:rFonts w:eastAsia="Times New Roman" w:cstheme="minorHAnsi"/>
          <w:sz w:val="24"/>
          <w:szCs w:val="24"/>
          <w:lang w:val="en-GB" w:eastAsia="de-DE"/>
        </w:rPr>
        <w:t xml:space="preserve"> </w:t>
      </w:r>
      <w:r w:rsidR="005904BD">
        <w:rPr>
          <w:rFonts w:eastAsia="Times New Roman" w:cstheme="minorHAnsi"/>
          <w:sz w:val="24"/>
          <w:szCs w:val="24"/>
          <w:lang w:val="en-GB" w:eastAsia="de-DE"/>
        </w:rPr>
        <w:t>240</w:t>
      </w:r>
      <w:r w:rsidR="007A0ADF">
        <w:rPr>
          <w:rFonts w:eastAsia="Times New Roman" w:cstheme="minorHAnsi"/>
          <w:sz w:val="24"/>
          <w:szCs w:val="24"/>
          <w:lang w:val="en-GB" w:eastAsia="de-DE"/>
        </w:rPr>
        <w:t>$</w:t>
      </w:r>
      <w:r w:rsidR="00CD013B">
        <w:rPr>
          <w:rFonts w:eastAsia="Times New Roman" w:cstheme="minorHAnsi"/>
          <w:sz w:val="24"/>
          <w:szCs w:val="24"/>
          <w:lang w:eastAsia="de-DE"/>
        </w:rPr>
        <w:t xml:space="preserve"> (p=240)</w:t>
      </w:r>
      <w:r w:rsidRPr="001F4CCB">
        <w:rPr>
          <w:rFonts w:eastAsia="Times New Roman" w:cstheme="minorHAnsi"/>
          <w:sz w:val="24"/>
          <w:szCs w:val="24"/>
          <w:lang w:val="en-GB" w:eastAsia="de-DE"/>
        </w:rPr>
        <w:t xml:space="preserve">. What would be the production of the firm?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31767B2E" w14:textId="18A333C0"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short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29605C0E" w14:textId="029BC61C" w:rsidR="001F4CCB" w:rsidRPr="001F4CCB" w:rsidRDefault="001F4CCB" w:rsidP="001F4CCB">
      <w:pPr>
        <w:numPr>
          <w:ilvl w:val="0"/>
          <w:numId w:val="9"/>
        </w:numPr>
        <w:spacing w:after="0" w:line="260" w:lineRule="atLeast"/>
        <w:contextualSpacing/>
        <w:jc w:val="both"/>
        <w:rPr>
          <w:rFonts w:eastAsia="Times New Roman" w:cstheme="minorHAnsi"/>
          <w:sz w:val="24"/>
          <w:szCs w:val="24"/>
          <w:lang w:val="en-GB" w:eastAsia="de-DE"/>
        </w:rPr>
      </w:pPr>
      <w:r w:rsidRPr="001F4CCB">
        <w:rPr>
          <w:rFonts w:eastAsia="Times New Roman" w:cstheme="minorHAnsi"/>
          <w:sz w:val="24"/>
          <w:szCs w:val="24"/>
          <w:lang w:val="en-GB" w:eastAsia="de-DE"/>
        </w:rPr>
        <w:t xml:space="preserve">What would be its profit in the long term? </w:t>
      </w:r>
      <w:r w:rsidRPr="00BC3256">
        <w:rPr>
          <w:rFonts w:eastAsia="Times New Roman" w:cstheme="minorHAnsi"/>
          <w:b/>
          <w:bCs/>
          <w:sz w:val="24"/>
          <w:szCs w:val="24"/>
          <w:lang w:val="en-GB" w:eastAsia="de-DE"/>
        </w:rPr>
        <w:t>(</w:t>
      </w:r>
      <w:r w:rsidR="00856CCA" w:rsidRPr="00BC3256">
        <w:rPr>
          <w:rFonts w:eastAsia="Times New Roman" w:cstheme="minorHAnsi"/>
          <w:b/>
          <w:bCs/>
          <w:sz w:val="24"/>
          <w:szCs w:val="24"/>
          <w:lang w:eastAsia="de-DE"/>
        </w:rPr>
        <w:t>2</w:t>
      </w:r>
      <w:r w:rsidRPr="00BC3256">
        <w:rPr>
          <w:rFonts w:eastAsia="Times New Roman" w:cstheme="minorHAnsi"/>
          <w:b/>
          <w:bCs/>
          <w:sz w:val="24"/>
          <w:szCs w:val="24"/>
          <w:lang w:val="en-GB" w:eastAsia="de-DE"/>
        </w:rPr>
        <w:t xml:space="preserve"> points)</w:t>
      </w:r>
    </w:p>
    <w:p w14:paraId="06709F89" w14:textId="29A4F3C2" w:rsidR="001F4CCB" w:rsidRDefault="001F4CCB" w:rsidP="00A9038E"/>
    <w:p w14:paraId="38281AAA" w14:textId="77777777" w:rsidR="001F4CCB" w:rsidRPr="00A9038E" w:rsidRDefault="001F4CCB" w:rsidP="00A9038E"/>
    <w:p w14:paraId="623B0C5B" w14:textId="5052CBF3" w:rsidR="00A9038E" w:rsidRDefault="00A9038E" w:rsidP="00A9038E">
      <w:pPr>
        <w:pStyle w:val="Heading1"/>
        <w:rPr>
          <w:bCs/>
          <w:sz w:val="24"/>
          <w:szCs w:val="24"/>
        </w:rPr>
      </w:pPr>
      <w:r w:rsidRPr="005831AF">
        <w:rPr>
          <w:bCs/>
          <w:sz w:val="24"/>
          <w:szCs w:val="24"/>
        </w:rPr>
        <w:t>Answer</w:t>
      </w:r>
    </w:p>
    <w:p w14:paraId="1366FD20" w14:textId="1A2E7E8B" w:rsidR="00B04C3B" w:rsidRPr="00B04C3B" w:rsidRDefault="00B04C3B" w:rsidP="00B04C3B">
      <w:pPr>
        <w:pStyle w:val="ListParagraph"/>
        <w:numPr>
          <w:ilvl w:val="0"/>
          <w:numId w:val="10"/>
        </w:numPr>
      </w:pPr>
    </w:p>
    <w:tbl>
      <w:tblPr>
        <w:tblStyle w:val="TableGrid"/>
        <w:tblW w:w="8078" w:type="dxa"/>
        <w:tblLook w:val="04A0" w:firstRow="1" w:lastRow="0" w:firstColumn="1" w:lastColumn="0" w:noHBand="0" w:noVBand="1"/>
      </w:tblPr>
      <w:tblGrid>
        <w:gridCol w:w="741"/>
        <w:gridCol w:w="628"/>
        <w:gridCol w:w="664"/>
        <w:gridCol w:w="686"/>
        <w:gridCol w:w="812"/>
        <w:gridCol w:w="715"/>
        <w:gridCol w:w="756"/>
        <w:gridCol w:w="752"/>
        <w:gridCol w:w="769"/>
        <w:gridCol w:w="776"/>
        <w:gridCol w:w="779"/>
      </w:tblGrid>
      <w:tr w:rsidR="00C17EFC" w14:paraId="5A8884B5" w14:textId="77777777" w:rsidTr="00C17EFC">
        <w:tc>
          <w:tcPr>
            <w:tcW w:w="741" w:type="dxa"/>
          </w:tcPr>
          <w:p w14:paraId="3B5C5DB3"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TP (Q)</w:t>
            </w:r>
          </w:p>
        </w:tc>
        <w:tc>
          <w:tcPr>
            <w:tcW w:w="628" w:type="dxa"/>
          </w:tcPr>
          <w:p w14:paraId="2D18C028" w14:textId="41B1A92A"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δQ</m:t>
                </m:r>
              </m:oMath>
            </m:oMathPara>
          </w:p>
        </w:tc>
        <w:tc>
          <w:tcPr>
            <w:tcW w:w="664" w:type="dxa"/>
          </w:tcPr>
          <w:p w14:paraId="6183805B" w14:textId="40AF6CE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L</w:t>
            </w:r>
          </w:p>
        </w:tc>
        <w:tc>
          <w:tcPr>
            <w:tcW w:w="686" w:type="dxa"/>
          </w:tcPr>
          <w:p w14:paraId="24CDEEFE" w14:textId="1ABB32F0" w:rsidR="00C17EFC" w:rsidRDefault="00C17EFC" w:rsidP="00730283">
            <w:pPr>
              <w:jc w:val="center"/>
              <w:rPr>
                <w:rFonts w:ascii="Times New Roman" w:hAnsi="Times New Roman" w:cs="Times New Roman"/>
                <w:sz w:val="24"/>
                <w:szCs w:val="24"/>
              </w:rPr>
            </w:pPr>
            <m:oMathPara>
              <m:oMath>
                <m:r>
                  <w:rPr>
                    <w:rFonts w:ascii="Cambria Math" w:hAnsi="Cambria Math" w:cs="Times New Roman"/>
                    <w:sz w:val="24"/>
                    <w:szCs w:val="24"/>
                  </w:rPr>
                  <m:t>δL</m:t>
                </m:r>
              </m:oMath>
            </m:oMathPara>
          </w:p>
        </w:tc>
        <w:tc>
          <w:tcPr>
            <w:tcW w:w="812" w:type="dxa"/>
          </w:tcPr>
          <w:p w14:paraId="0CE00538" w14:textId="5536725B"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MP</w:t>
            </w:r>
          </w:p>
        </w:tc>
        <w:tc>
          <w:tcPr>
            <w:tcW w:w="715" w:type="dxa"/>
          </w:tcPr>
          <w:p w14:paraId="0934E6E0"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FC</w:t>
            </w:r>
          </w:p>
        </w:tc>
        <w:tc>
          <w:tcPr>
            <w:tcW w:w="756" w:type="dxa"/>
          </w:tcPr>
          <w:p w14:paraId="3BC9A29A"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VC</w:t>
            </w:r>
          </w:p>
        </w:tc>
        <w:tc>
          <w:tcPr>
            <w:tcW w:w="752" w:type="dxa"/>
          </w:tcPr>
          <w:p w14:paraId="416FB26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769" w:type="dxa"/>
          </w:tcPr>
          <w:p w14:paraId="751D008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MC</w:t>
            </w:r>
          </w:p>
        </w:tc>
        <w:tc>
          <w:tcPr>
            <w:tcW w:w="776" w:type="dxa"/>
          </w:tcPr>
          <w:p w14:paraId="74AAEBD9"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ATC</w:t>
            </w:r>
          </w:p>
        </w:tc>
        <w:tc>
          <w:tcPr>
            <w:tcW w:w="779" w:type="dxa"/>
          </w:tcPr>
          <w:p w14:paraId="5C26E0BC"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AVC</w:t>
            </w:r>
          </w:p>
        </w:tc>
      </w:tr>
      <w:tr w:rsidR="00C17EFC" w14:paraId="25D998DB" w14:textId="77777777" w:rsidTr="00C17EFC">
        <w:tc>
          <w:tcPr>
            <w:tcW w:w="741" w:type="dxa"/>
          </w:tcPr>
          <w:p w14:paraId="4257E99F"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628" w:type="dxa"/>
          </w:tcPr>
          <w:p w14:paraId="15C4A54B" w14:textId="0B4C01A0" w:rsidR="00C17EFC" w:rsidRDefault="00C17EFC" w:rsidP="00730283">
            <w:pPr>
              <w:jc w:val="center"/>
              <w:rPr>
                <w:rFonts w:ascii="Times New Roman" w:hAnsi="Times New Roman"/>
                <w:sz w:val="24"/>
                <w:szCs w:val="24"/>
              </w:rPr>
            </w:pPr>
            <w:r>
              <w:rPr>
                <w:rFonts w:ascii="Times New Roman" w:hAnsi="Times New Roman" w:cs="Times New Roman"/>
                <w:sz w:val="24"/>
                <w:szCs w:val="24"/>
              </w:rPr>
              <w:t>0</w:t>
            </w:r>
          </w:p>
        </w:tc>
        <w:tc>
          <w:tcPr>
            <w:tcW w:w="664" w:type="dxa"/>
          </w:tcPr>
          <w:p w14:paraId="41AA58BF" w14:textId="70AA105D" w:rsidR="00C17EFC" w:rsidRDefault="00C17EFC" w:rsidP="00730283">
            <w:pPr>
              <w:jc w:val="center"/>
              <w:rPr>
                <w:rFonts w:ascii="Times New Roman" w:hAnsi="Times New Roman" w:cs="Times New Roman"/>
                <w:sz w:val="24"/>
                <w:szCs w:val="24"/>
                <w:lang w:val="en-US"/>
              </w:rPr>
            </w:pPr>
            <w:r>
              <w:rPr>
                <w:rFonts w:ascii="Times New Roman" w:hAnsi="Times New Roman"/>
                <w:sz w:val="24"/>
                <w:szCs w:val="24"/>
                <w:lang w:val="en-US"/>
              </w:rPr>
              <w:t>0</w:t>
            </w:r>
          </w:p>
        </w:tc>
        <w:tc>
          <w:tcPr>
            <w:tcW w:w="686" w:type="dxa"/>
          </w:tcPr>
          <w:p w14:paraId="2FEF3653" w14:textId="11E6EB97" w:rsidR="00C17EFC" w:rsidRDefault="00C17EFC" w:rsidP="00730283">
            <w:pPr>
              <w:jc w:val="center"/>
              <w:rPr>
                <w:rFonts w:ascii="Times New Roman" w:hAnsi="Times New Roman" w:cs="Times New Roman"/>
                <w:sz w:val="24"/>
                <w:szCs w:val="24"/>
              </w:rPr>
            </w:pPr>
            <w:r>
              <w:rPr>
                <w:rFonts w:ascii="Times New Roman" w:hAnsi="Times New Roman" w:cs="Times New Roman"/>
                <w:sz w:val="24"/>
                <w:szCs w:val="24"/>
              </w:rPr>
              <w:t>0</w:t>
            </w:r>
          </w:p>
        </w:tc>
        <w:tc>
          <w:tcPr>
            <w:tcW w:w="812" w:type="dxa"/>
          </w:tcPr>
          <w:p w14:paraId="3F1B6503" w14:textId="52C28A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15" w:type="dxa"/>
          </w:tcPr>
          <w:p w14:paraId="18FF04D3" w14:textId="0203944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56" w:type="dxa"/>
          </w:tcPr>
          <w:p w14:paraId="7362B0AE" w14:textId="77777777"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52" w:type="dxa"/>
          </w:tcPr>
          <w:p w14:paraId="2C20F3E8" w14:textId="0D0A717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769" w:type="dxa"/>
          </w:tcPr>
          <w:p w14:paraId="0739C5F4" w14:textId="0C49949F"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6" w:type="dxa"/>
          </w:tcPr>
          <w:p w14:paraId="4E6BDDBC" w14:textId="157C0B89"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79" w:type="dxa"/>
          </w:tcPr>
          <w:p w14:paraId="1B2642B3" w14:textId="789DC8B4" w:rsidR="00C17EFC" w:rsidRDefault="00C17EFC" w:rsidP="00730283">
            <w:pPr>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C17EFC" w14:paraId="296A450E" w14:textId="77777777" w:rsidTr="00C17EFC">
        <w:tc>
          <w:tcPr>
            <w:tcW w:w="741" w:type="dxa"/>
          </w:tcPr>
          <w:p w14:paraId="27C9DC82"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628" w:type="dxa"/>
          </w:tcPr>
          <w:p w14:paraId="13A832B4" w14:textId="225D0954"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061D1DA1" w14:textId="701EB19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686" w:type="dxa"/>
          </w:tcPr>
          <w:p w14:paraId="3581FD3D" w14:textId="37264305"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10</w:t>
            </w:r>
          </w:p>
        </w:tc>
        <w:tc>
          <w:tcPr>
            <w:tcW w:w="812" w:type="dxa"/>
          </w:tcPr>
          <w:p w14:paraId="26065805" w14:textId="166AD73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w:t>
            </w:r>
          </w:p>
        </w:tc>
        <w:tc>
          <w:tcPr>
            <w:tcW w:w="715" w:type="dxa"/>
          </w:tcPr>
          <w:p w14:paraId="5C6B89F0" w14:textId="7B06D17B"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66D6570A" w14:textId="691CD46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52" w:type="dxa"/>
          </w:tcPr>
          <w:p w14:paraId="47D60EFF" w14:textId="1EB7107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69" w:type="dxa"/>
          </w:tcPr>
          <w:p w14:paraId="7A0A29D8" w14:textId="591B9BD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776" w:type="dxa"/>
          </w:tcPr>
          <w:p w14:paraId="72F4422B" w14:textId="33C2BBA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250</w:t>
            </w:r>
          </w:p>
        </w:tc>
        <w:tc>
          <w:tcPr>
            <w:tcW w:w="779" w:type="dxa"/>
          </w:tcPr>
          <w:p w14:paraId="1F9B71D2" w14:textId="29DFE8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61183161" w14:textId="77777777" w:rsidTr="00C17EFC">
        <w:tc>
          <w:tcPr>
            <w:tcW w:w="741" w:type="dxa"/>
          </w:tcPr>
          <w:p w14:paraId="6CE7F3AA"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628" w:type="dxa"/>
          </w:tcPr>
          <w:p w14:paraId="4E89661F" w14:textId="1A61847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197BA8D6" w14:textId="2DFEE02C"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18</w:t>
            </w:r>
          </w:p>
        </w:tc>
        <w:tc>
          <w:tcPr>
            <w:tcW w:w="686" w:type="dxa"/>
          </w:tcPr>
          <w:p w14:paraId="6446ECC6" w14:textId="7C93571B"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8</w:t>
            </w:r>
          </w:p>
        </w:tc>
        <w:tc>
          <w:tcPr>
            <w:tcW w:w="812" w:type="dxa"/>
          </w:tcPr>
          <w:p w14:paraId="3808D8C2" w14:textId="6172CDF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0.125</w:t>
            </w:r>
          </w:p>
        </w:tc>
        <w:tc>
          <w:tcPr>
            <w:tcW w:w="715" w:type="dxa"/>
          </w:tcPr>
          <w:p w14:paraId="46705B19" w14:textId="2F5B67CD"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0FBD3CEC" w14:textId="5D5F102C"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360</w:t>
            </w:r>
          </w:p>
        </w:tc>
        <w:tc>
          <w:tcPr>
            <w:tcW w:w="752" w:type="dxa"/>
          </w:tcPr>
          <w:p w14:paraId="69D6F03D" w14:textId="2781D12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769" w:type="dxa"/>
          </w:tcPr>
          <w:p w14:paraId="75CB5170" w14:textId="0AF025C8"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160</w:t>
            </w:r>
          </w:p>
        </w:tc>
        <w:tc>
          <w:tcPr>
            <w:tcW w:w="776" w:type="dxa"/>
          </w:tcPr>
          <w:p w14:paraId="14002A81" w14:textId="0C8CC482"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205</w:t>
            </w:r>
          </w:p>
        </w:tc>
        <w:tc>
          <w:tcPr>
            <w:tcW w:w="779" w:type="dxa"/>
          </w:tcPr>
          <w:p w14:paraId="656B513B" w14:textId="73969F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color w:val="FF0000"/>
                <w:sz w:val="24"/>
                <w:szCs w:val="24"/>
                <w:lang w:val="en-US"/>
              </w:rPr>
              <w:t>180</w:t>
            </w:r>
          </w:p>
        </w:tc>
      </w:tr>
      <w:tr w:rsidR="00C17EFC" w14:paraId="41B1C55F" w14:textId="77777777" w:rsidTr="00C17EFC">
        <w:tc>
          <w:tcPr>
            <w:tcW w:w="741" w:type="dxa"/>
          </w:tcPr>
          <w:p w14:paraId="782B341F" w14:textId="77777777" w:rsidR="00C17EFC" w:rsidRPr="00D6099A" w:rsidRDefault="00C17EFC" w:rsidP="004A3D8C">
            <w:pPr>
              <w:jc w:val="center"/>
              <w:rPr>
                <w:rFonts w:ascii="Times New Roman" w:hAnsi="Times New Roman" w:cs="Times New Roman"/>
                <w:b/>
                <w:bCs/>
                <w:sz w:val="24"/>
                <w:szCs w:val="24"/>
                <w:lang w:val="en-US"/>
              </w:rPr>
            </w:pPr>
            <w:r w:rsidRPr="00D6099A">
              <w:rPr>
                <w:rFonts w:ascii="Times New Roman" w:hAnsi="Times New Roman" w:cs="Times New Roman"/>
                <w:b/>
                <w:bCs/>
                <w:sz w:val="24"/>
                <w:szCs w:val="24"/>
                <w:lang w:val="en-US"/>
              </w:rPr>
              <w:t>3</w:t>
            </w:r>
          </w:p>
        </w:tc>
        <w:tc>
          <w:tcPr>
            <w:tcW w:w="628" w:type="dxa"/>
          </w:tcPr>
          <w:p w14:paraId="5A4DC83E" w14:textId="410C2743"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2C7B79F5" w14:textId="2F6EDF5B"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30</w:t>
            </w:r>
          </w:p>
        </w:tc>
        <w:tc>
          <w:tcPr>
            <w:tcW w:w="686" w:type="dxa"/>
          </w:tcPr>
          <w:p w14:paraId="01CB0C1A" w14:textId="56863B86"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12</w:t>
            </w:r>
          </w:p>
        </w:tc>
        <w:tc>
          <w:tcPr>
            <w:tcW w:w="812" w:type="dxa"/>
          </w:tcPr>
          <w:p w14:paraId="180266AD" w14:textId="4F9B717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0.08</w:t>
            </w:r>
          </w:p>
        </w:tc>
        <w:tc>
          <w:tcPr>
            <w:tcW w:w="715" w:type="dxa"/>
          </w:tcPr>
          <w:p w14:paraId="2F29B6F1" w14:textId="707C84DE"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5BD04477" w14:textId="58E8157F"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600</w:t>
            </w:r>
          </w:p>
        </w:tc>
        <w:tc>
          <w:tcPr>
            <w:tcW w:w="752" w:type="dxa"/>
          </w:tcPr>
          <w:p w14:paraId="5FDF828A" w14:textId="43D608E8" w:rsidR="00C17EFC" w:rsidRPr="006A7C5E" w:rsidRDefault="00C17EFC" w:rsidP="004A3D8C">
            <w:pPr>
              <w:jc w:val="center"/>
              <w:rPr>
                <w:rFonts w:ascii="Times New Roman" w:hAnsi="Times New Roman" w:cs="Times New Roman"/>
                <w:b/>
                <w:bCs/>
                <w:sz w:val="24"/>
                <w:szCs w:val="24"/>
                <w:lang w:val="en-US"/>
              </w:rPr>
            </w:pPr>
            <w:r w:rsidRPr="006A7C5E">
              <w:rPr>
                <w:rFonts w:ascii="Times New Roman" w:hAnsi="Times New Roman" w:cs="Times New Roman"/>
                <w:b/>
                <w:bCs/>
                <w:sz w:val="24"/>
                <w:szCs w:val="24"/>
                <w:lang w:val="en-US"/>
              </w:rPr>
              <w:t>650</w:t>
            </w:r>
          </w:p>
        </w:tc>
        <w:tc>
          <w:tcPr>
            <w:tcW w:w="769" w:type="dxa"/>
          </w:tcPr>
          <w:p w14:paraId="1C9FC4E6" w14:textId="66C9116E" w:rsidR="00C17EFC" w:rsidRPr="00E917F9" w:rsidRDefault="00C17EFC" w:rsidP="004A3D8C">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240</w:t>
            </w:r>
          </w:p>
        </w:tc>
        <w:tc>
          <w:tcPr>
            <w:tcW w:w="776" w:type="dxa"/>
          </w:tcPr>
          <w:p w14:paraId="38515A16" w14:textId="47BE67F0"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216.6</w:t>
            </w:r>
          </w:p>
        </w:tc>
        <w:tc>
          <w:tcPr>
            <w:tcW w:w="779" w:type="dxa"/>
          </w:tcPr>
          <w:p w14:paraId="23F9D01E" w14:textId="707C5CC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200</w:t>
            </w:r>
          </w:p>
        </w:tc>
      </w:tr>
      <w:tr w:rsidR="00C17EFC" w14:paraId="7CD1BFEA" w14:textId="77777777" w:rsidTr="00C17EFC">
        <w:tc>
          <w:tcPr>
            <w:tcW w:w="741" w:type="dxa"/>
          </w:tcPr>
          <w:p w14:paraId="5BEDA95F" w14:textId="77777777"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628" w:type="dxa"/>
          </w:tcPr>
          <w:p w14:paraId="6E9F501F" w14:textId="7D21E2EA" w:rsidR="00C17EFC" w:rsidRDefault="00C17EFC" w:rsidP="004A3D8C">
            <w:pPr>
              <w:jc w:val="center"/>
              <w:rPr>
                <w:rFonts w:ascii="Times New Roman" w:hAnsi="Times New Roman"/>
                <w:sz w:val="24"/>
                <w:szCs w:val="24"/>
              </w:rPr>
            </w:pPr>
            <w:r w:rsidRPr="00462E33">
              <w:rPr>
                <w:rFonts w:ascii="Times New Roman" w:hAnsi="Times New Roman" w:cs="Times New Roman"/>
                <w:sz w:val="24"/>
                <w:szCs w:val="24"/>
              </w:rPr>
              <w:t>1</w:t>
            </w:r>
          </w:p>
        </w:tc>
        <w:tc>
          <w:tcPr>
            <w:tcW w:w="664" w:type="dxa"/>
          </w:tcPr>
          <w:p w14:paraId="478795E0" w14:textId="28ADA976" w:rsidR="00C17EFC" w:rsidRDefault="00C17EFC" w:rsidP="004A3D8C">
            <w:pPr>
              <w:jc w:val="center"/>
              <w:rPr>
                <w:rFonts w:ascii="Times New Roman" w:hAnsi="Times New Roman" w:cs="Times New Roman"/>
                <w:sz w:val="24"/>
                <w:szCs w:val="24"/>
                <w:lang w:val="en-US"/>
              </w:rPr>
            </w:pPr>
            <w:r>
              <w:rPr>
                <w:rFonts w:ascii="Times New Roman" w:hAnsi="Times New Roman"/>
                <w:sz w:val="24"/>
                <w:szCs w:val="24"/>
                <w:lang w:val="en-US"/>
              </w:rPr>
              <w:t>45</w:t>
            </w:r>
          </w:p>
        </w:tc>
        <w:tc>
          <w:tcPr>
            <w:tcW w:w="686" w:type="dxa"/>
          </w:tcPr>
          <w:p w14:paraId="01C592CC" w14:textId="7B10F49E" w:rsidR="00C17EFC" w:rsidRDefault="00C17EFC" w:rsidP="004A3D8C">
            <w:pPr>
              <w:jc w:val="center"/>
              <w:rPr>
                <w:rFonts w:ascii="Times New Roman" w:hAnsi="Times New Roman" w:cs="Times New Roman"/>
                <w:sz w:val="24"/>
                <w:szCs w:val="24"/>
              </w:rPr>
            </w:pPr>
            <w:r>
              <w:rPr>
                <w:rFonts w:ascii="Times New Roman" w:hAnsi="Times New Roman" w:cs="Times New Roman"/>
                <w:sz w:val="24"/>
                <w:szCs w:val="24"/>
              </w:rPr>
              <w:t>15</w:t>
            </w:r>
          </w:p>
        </w:tc>
        <w:tc>
          <w:tcPr>
            <w:tcW w:w="812" w:type="dxa"/>
          </w:tcPr>
          <w:p w14:paraId="378D8F96" w14:textId="139F879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0.06</w:t>
            </w:r>
          </w:p>
        </w:tc>
        <w:tc>
          <w:tcPr>
            <w:tcW w:w="715" w:type="dxa"/>
          </w:tcPr>
          <w:p w14:paraId="4CCA45D5" w14:textId="114C5766" w:rsidR="00C17EFC" w:rsidRDefault="00C17EFC" w:rsidP="004A3D8C">
            <w:pPr>
              <w:jc w:val="center"/>
            </w:pPr>
            <w:r w:rsidRPr="00DF5F76">
              <w:rPr>
                <w:rFonts w:ascii="Times New Roman" w:hAnsi="Times New Roman" w:cs="Times New Roman"/>
                <w:sz w:val="24"/>
                <w:szCs w:val="24"/>
                <w:lang w:val="en-US"/>
              </w:rPr>
              <w:t>50</w:t>
            </w:r>
          </w:p>
        </w:tc>
        <w:tc>
          <w:tcPr>
            <w:tcW w:w="756" w:type="dxa"/>
          </w:tcPr>
          <w:p w14:paraId="3B3B09CD" w14:textId="5E96D32F"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900</w:t>
            </w:r>
          </w:p>
        </w:tc>
        <w:tc>
          <w:tcPr>
            <w:tcW w:w="752" w:type="dxa"/>
          </w:tcPr>
          <w:p w14:paraId="62F3C434" w14:textId="129F2816"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950</w:t>
            </w:r>
          </w:p>
        </w:tc>
        <w:tc>
          <w:tcPr>
            <w:tcW w:w="769" w:type="dxa"/>
          </w:tcPr>
          <w:p w14:paraId="3CBAEAB7" w14:textId="016C5885"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300</w:t>
            </w:r>
          </w:p>
        </w:tc>
        <w:tc>
          <w:tcPr>
            <w:tcW w:w="776" w:type="dxa"/>
          </w:tcPr>
          <w:p w14:paraId="69CB3091" w14:textId="0874D921"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237.5</w:t>
            </w:r>
          </w:p>
        </w:tc>
        <w:tc>
          <w:tcPr>
            <w:tcW w:w="779" w:type="dxa"/>
          </w:tcPr>
          <w:p w14:paraId="33130C75" w14:textId="38B0955D" w:rsidR="00C17EFC" w:rsidRDefault="00C17EFC" w:rsidP="004A3D8C">
            <w:pPr>
              <w:jc w:val="center"/>
              <w:rPr>
                <w:rFonts w:ascii="Times New Roman" w:hAnsi="Times New Roman" w:cs="Times New Roman"/>
                <w:sz w:val="24"/>
                <w:szCs w:val="24"/>
                <w:lang w:val="en-US"/>
              </w:rPr>
            </w:pPr>
            <w:r>
              <w:rPr>
                <w:rFonts w:ascii="Times New Roman" w:hAnsi="Times New Roman" w:cs="Times New Roman"/>
                <w:sz w:val="24"/>
                <w:szCs w:val="24"/>
                <w:lang w:val="en-US"/>
              </w:rPr>
              <w:t>225</w:t>
            </w:r>
          </w:p>
        </w:tc>
      </w:tr>
    </w:tbl>
    <w:p w14:paraId="1991FAE7" w14:textId="668BFEF7" w:rsidR="00A9038E" w:rsidRDefault="00A9038E" w:rsidP="00A9038E">
      <w:pPr>
        <w:tabs>
          <w:tab w:val="left" w:pos="1410"/>
        </w:tabs>
      </w:pPr>
    </w:p>
    <w:p w14:paraId="18998153" w14:textId="2AE28604" w:rsidR="00B04C3B" w:rsidRPr="002B42F7" w:rsidRDefault="00E52F9F" w:rsidP="00B04C3B">
      <w:pPr>
        <w:pStyle w:val="ListParagraph"/>
        <w:numPr>
          <w:ilvl w:val="0"/>
          <w:numId w:val="10"/>
        </w:numPr>
        <w:tabs>
          <w:tab w:val="left" w:pos="1410"/>
        </w:tabs>
        <w:rPr>
          <w:rFonts w:asciiTheme="minorHAnsi" w:hAnsiTheme="minorHAnsi" w:cstheme="minorHAnsi"/>
          <w:sz w:val="24"/>
          <w:szCs w:val="24"/>
        </w:rPr>
      </w:pPr>
      <w:r w:rsidRPr="002B42F7">
        <w:rPr>
          <w:rFonts w:asciiTheme="minorHAnsi" w:hAnsiTheme="minorHAnsi" w:cstheme="minorHAnsi"/>
          <w:sz w:val="24"/>
          <w:szCs w:val="24"/>
        </w:rPr>
        <w:t>Min AVC=</w:t>
      </w:r>
      <w:r w:rsidR="006A7C5E">
        <w:rPr>
          <w:rFonts w:asciiTheme="minorHAnsi" w:hAnsiTheme="minorHAnsi" w:cstheme="minorHAnsi"/>
          <w:sz w:val="24"/>
          <w:szCs w:val="24"/>
        </w:rPr>
        <w:t>180</w:t>
      </w:r>
      <w:r w:rsidRPr="002B42F7">
        <w:rPr>
          <w:rFonts w:asciiTheme="minorHAnsi" w:hAnsiTheme="minorHAnsi" w:cstheme="minorHAnsi"/>
          <w:sz w:val="24"/>
          <w:szCs w:val="24"/>
        </w:rPr>
        <w:t>. Below that price the firm will not produce in the short term.</w:t>
      </w:r>
    </w:p>
    <w:p w14:paraId="06287EA3" w14:textId="729E3EF8" w:rsidR="002B42F7" w:rsidRPr="002B42F7" w:rsidRDefault="002B42F7" w:rsidP="002B42F7">
      <w:pPr>
        <w:pStyle w:val="ListParagraph"/>
        <w:numPr>
          <w:ilvl w:val="0"/>
          <w:numId w:val="10"/>
        </w:numPr>
        <w:jc w:val="both"/>
        <w:rPr>
          <w:rFonts w:asciiTheme="minorHAnsi" w:hAnsiTheme="minorHAnsi" w:cstheme="minorHAnsi"/>
          <w:sz w:val="24"/>
          <w:szCs w:val="24"/>
        </w:rPr>
      </w:pPr>
      <w:r w:rsidRPr="002B42F7">
        <w:rPr>
          <w:rFonts w:asciiTheme="minorHAnsi" w:hAnsiTheme="minorHAnsi" w:cstheme="minorHAnsi"/>
          <w:sz w:val="24"/>
          <w:szCs w:val="24"/>
        </w:rPr>
        <w:t>Min ATC=</w:t>
      </w:r>
      <w:r w:rsidR="006A7C5E">
        <w:rPr>
          <w:rFonts w:asciiTheme="minorHAnsi" w:hAnsiTheme="minorHAnsi" w:cstheme="minorHAnsi"/>
          <w:sz w:val="24"/>
          <w:szCs w:val="24"/>
        </w:rPr>
        <w:t>205</w:t>
      </w:r>
      <w:r w:rsidRPr="002B42F7">
        <w:rPr>
          <w:rFonts w:asciiTheme="minorHAnsi" w:hAnsiTheme="minorHAnsi" w:cstheme="minorHAnsi"/>
          <w:sz w:val="24"/>
          <w:szCs w:val="24"/>
        </w:rPr>
        <w:t>. Below that price the firm will not produce in the long term</w:t>
      </w:r>
    </w:p>
    <w:p w14:paraId="677F89C7" w14:textId="2F8AA6D2" w:rsidR="00E52F9F" w:rsidRPr="00F63431" w:rsidRDefault="0072399A" w:rsidP="0072399A">
      <w:pPr>
        <w:pStyle w:val="ListParagraph"/>
        <w:numPr>
          <w:ilvl w:val="0"/>
          <w:numId w:val="10"/>
        </w:numPr>
        <w:tabs>
          <w:tab w:val="left" w:pos="1410"/>
        </w:tabs>
        <w:rPr>
          <w:rFonts w:asciiTheme="minorHAnsi" w:hAnsiTheme="minorHAnsi" w:cstheme="minorHAnsi"/>
          <w:sz w:val="24"/>
          <w:szCs w:val="24"/>
        </w:rPr>
      </w:pPr>
      <w:r>
        <w:rPr>
          <w:rFonts w:ascii="Times New Roman" w:hAnsi="Times New Roman"/>
          <w:sz w:val="24"/>
          <w:szCs w:val="24"/>
          <w:lang w:val="en-US"/>
        </w:rPr>
        <w:t xml:space="preserve">The rule of production says that </w:t>
      </w:r>
      <w:r w:rsidRPr="00272D01">
        <w:rPr>
          <w:rFonts w:ascii="Times New Roman" w:hAnsi="Times New Roman"/>
          <w:b/>
          <w:bCs/>
          <w:sz w:val="24"/>
          <w:szCs w:val="24"/>
          <w:lang w:val="en-US"/>
        </w:rPr>
        <w:t>MC= P</w:t>
      </w:r>
      <w:r>
        <w:rPr>
          <w:rFonts w:ascii="Times New Roman" w:hAnsi="Times New Roman"/>
          <w:sz w:val="24"/>
          <w:szCs w:val="24"/>
          <w:lang w:val="en-US"/>
        </w:rPr>
        <w:t xml:space="preserve">. </w:t>
      </w:r>
      <w:r w:rsidR="005571D9">
        <w:rPr>
          <w:rFonts w:ascii="Times New Roman" w:hAnsi="Times New Roman"/>
          <w:sz w:val="24"/>
          <w:szCs w:val="24"/>
          <w:lang w:val="en-US"/>
        </w:rPr>
        <w:t>If</w:t>
      </w:r>
      <w:r>
        <w:rPr>
          <w:rFonts w:ascii="Times New Roman" w:hAnsi="Times New Roman"/>
          <w:sz w:val="24"/>
          <w:szCs w:val="24"/>
          <w:lang w:val="en-US"/>
        </w:rPr>
        <w:t xml:space="preserve"> P=</w:t>
      </w:r>
      <w:r w:rsidR="006A7C5E">
        <w:rPr>
          <w:rFonts w:ascii="Times New Roman" w:hAnsi="Times New Roman"/>
          <w:sz w:val="24"/>
          <w:szCs w:val="24"/>
          <w:lang w:val="en-US"/>
        </w:rPr>
        <w:t>240</w:t>
      </w:r>
      <w:r>
        <w:rPr>
          <w:rFonts w:ascii="Times New Roman" w:hAnsi="Times New Roman"/>
          <w:sz w:val="24"/>
          <w:szCs w:val="24"/>
          <w:lang w:val="en-US"/>
        </w:rPr>
        <w:t xml:space="preserve">$, the firm will produce </w:t>
      </w:r>
      <w:r w:rsidR="00E917F9">
        <w:rPr>
          <w:rFonts w:ascii="Times New Roman" w:hAnsi="Times New Roman"/>
          <w:sz w:val="24"/>
          <w:szCs w:val="24"/>
          <w:lang w:val="en-US"/>
        </w:rPr>
        <w:t>3</w:t>
      </w:r>
      <w:r>
        <w:rPr>
          <w:rFonts w:ascii="Times New Roman" w:hAnsi="Times New Roman"/>
          <w:sz w:val="24"/>
          <w:szCs w:val="24"/>
          <w:lang w:val="en-US"/>
        </w:rPr>
        <w:t xml:space="preserve"> units of Q</w:t>
      </w:r>
    </w:p>
    <w:p w14:paraId="4005AAE9" w14:textId="5E6025AE" w:rsidR="00F63431" w:rsidRDefault="00F63431" w:rsidP="00F63431">
      <w:pPr>
        <w:pStyle w:val="ListParagraph"/>
        <w:numPr>
          <w:ilvl w:val="0"/>
          <w:numId w:val="10"/>
        </w:numPr>
        <w:jc w:val="both"/>
        <w:rPr>
          <w:rFonts w:ascii="Times New Roman" w:hAnsi="Times New Roman"/>
          <w:sz w:val="24"/>
          <w:szCs w:val="24"/>
        </w:rPr>
      </w:pPr>
      <w:r w:rsidRPr="00F63431">
        <w:rPr>
          <w:rFonts w:ascii="Times New Roman" w:hAnsi="Times New Roman"/>
          <w:b/>
          <w:bCs/>
          <w:sz w:val="24"/>
          <w:szCs w:val="24"/>
        </w:rPr>
        <w:t>Profits</w:t>
      </w:r>
      <w:r w:rsidRPr="00F63431">
        <w:rPr>
          <w:rFonts w:ascii="Times New Roman" w:hAnsi="Times New Roman"/>
          <w:sz w:val="24"/>
          <w:szCs w:val="24"/>
        </w:rPr>
        <w:t xml:space="preserve"> (short-</w:t>
      </w:r>
      <w:r w:rsidR="00A94AF7" w:rsidRPr="00F63431">
        <w:rPr>
          <w:rFonts w:ascii="Times New Roman" w:hAnsi="Times New Roman"/>
          <w:sz w:val="24"/>
          <w:szCs w:val="24"/>
        </w:rPr>
        <w:t>run) =</w:t>
      </w:r>
      <w:r w:rsidRPr="005571D9">
        <w:rPr>
          <w:rFonts w:ascii="Times New Roman" w:hAnsi="Times New Roman"/>
          <w:sz w:val="24"/>
          <w:szCs w:val="24"/>
        </w:rPr>
        <w:t>P*Q</w:t>
      </w:r>
      <w:r w:rsidRPr="00F63431">
        <w:rPr>
          <w:rFonts w:ascii="Times New Roman" w:hAnsi="Times New Roman"/>
          <w:sz w:val="24"/>
          <w:szCs w:val="24"/>
        </w:rPr>
        <w:t>-</w:t>
      </w:r>
      <w:r w:rsidRPr="00F63431">
        <w:rPr>
          <w:rFonts w:ascii="Times New Roman" w:hAnsi="Times New Roman"/>
          <w:b/>
          <w:bCs/>
          <w:sz w:val="24"/>
          <w:szCs w:val="24"/>
        </w:rPr>
        <w:t>VC</w:t>
      </w:r>
      <w:r w:rsidRPr="00F63431">
        <w:rPr>
          <w:rFonts w:ascii="Times New Roman" w:hAnsi="Times New Roman"/>
          <w:sz w:val="24"/>
          <w:szCs w:val="24"/>
        </w:rPr>
        <w:t xml:space="preserve">= </w:t>
      </w:r>
      <w:r w:rsidR="006A7C5E">
        <w:rPr>
          <w:rFonts w:ascii="Times New Roman" w:hAnsi="Times New Roman"/>
          <w:sz w:val="24"/>
          <w:szCs w:val="24"/>
        </w:rPr>
        <w:t>240</w:t>
      </w:r>
      <w:r w:rsidRPr="00F63431">
        <w:rPr>
          <w:rFonts w:ascii="Times New Roman" w:hAnsi="Times New Roman"/>
          <w:sz w:val="24"/>
          <w:szCs w:val="24"/>
        </w:rPr>
        <w:t>*</w:t>
      </w:r>
      <w:r>
        <w:rPr>
          <w:rFonts w:ascii="Times New Roman" w:hAnsi="Times New Roman"/>
          <w:sz w:val="24"/>
          <w:szCs w:val="24"/>
        </w:rPr>
        <w:t>3</w:t>
      </w:r>
      <w:r w:rsidRPr="00F63431">
        <w:rPr>
          <w:rFonts w:ascii="Times New Roman" w:hAnsi="Times New Roman"/>
          <w:sz w:val="24"/>
          <w:szCs w:val="24"/>
        </w:rPr>
        <w:t>-</w:t>
      </w:r>
      <w:r w:rsidR="006A7C5E">
        <w:rPr>
          <w:rFonts w:ascii="Times New Roman" w:hAnsi="Times New Roman"/>
          <w:b/>
          <w:bCs/>
          <w:sz w:val="24"/>
          <w:szCs w:val="24"/>
        </w:rPr>
        <w:t>600</w:t>
      </w:r>
      <w:r w:rsidRPr="00A94AF7">
        <w:rPr>
          <w:rFonts w:ascii="Times New Roman" w:hAnsi="Times New Roman"/>
          <w:sz w:val="24"/>
          <w:szCs w:val="24"/>
        </w:rPr>
        <w:t xml:space="preserve">= </w:t>
      </w:r>
      <w:r w:rsidR="006A7C5E">
        <w:rPr>
          <w:rFonts w:ascii="Times New Roman" w:hAnsi="Times New Roman"/>
          <w:sz w:val="24"/>
          <w:szCs w:val="24"/>
        </w:rPr>
        <w:t>120</w:t>
      </w:r>
      <w:r w:rsidR="00A94AF7" w:rsidRPr="00A94AF7">
        <w:rPr>
          <w:rFonts w:ascii="Times New Roman" w:hAnsi="Times New Roman"/>
          <w:sz w:val="24"/>
          <w:szCs w:val="24"/>
        </w:rPr>
        <w:t>$</w:t>
      </w:r>
    </w:p>
    <w:p w14:paraId="607E4E51" w14:textId="77777777" w:rsidR="005571D9" w:rsidRDefault="005571D9" w:rsidP="005571D9">
      <w:pPr>
        <w:pStyle w:val="ListParagraph"/>
        <w:jc w:val="both"/>
        <w:rPr>
          <w:rFonts w:ascii="Times New Roman" w:hAnsi="Times New Roman"/>
          <w:sz w:val="24"/>
          <w:szCs w:val="24"/>
        </w:rPr>
      </w:pPr>
    </w:p>
    <w:p w14:paraId="2E4A5E00" w14:textId="45D16F52" w:rsidR="00EE5800" w:rsidRDefault="00EE5800" w:rsidP="00EE5800">
      <w:pPr>
        <w:ind w:left="1080"/>
        <w:jc w:val="both"/>
        <w:rPr>
          <w:rFonts w:ascii="Times New Roman" w:hAnsi="Times New Roman"/>
          <w:sz w:val="24"/>
          <w:szCs w:val="24"/>
        </w:rPr>
      </w:pPr>
      <w:r w:rsidRPr="00EE5800">
        <w:rPr>
          <w:rFonts w:ascii="Times New Roman" w:hAnsi="Times New Roman"/>
          <w:sz w:val="24"/>
          <w:szCs w:val="24"/>
        </w:rPr>
        <w:t xml:space="preserve">In the short run, fixed costs are sunk costs, because they are in the past and cannot be changed. Therefore, they play no role in economic decisions about future production or pricing. </w:t>
      </w:r>
    </w:p>
    <w:p w14:paraId="0EA87B34" w14:textId="708B2845" w:rsidR="006B40DA" w:rsidRPr="00EE5800" w:rsidRDefault="006B40DA" w:rsidP="00EE5800">
      <w:pPr>
        <w:ind w:left="1080"/>
        <w:jc w:val="both"/>
        <w:rPr>
          <w:rFonts w:ascii="Times New Roman" w:hAnsi="Times New Roman"/>
          <w:sz w:val="24"/>
          <w:szCs w:val="24"/>
        </w:rPr>
      </w:pPr>
      <w:r>
        <w:rPr>
          <w:rFonts w:ascii="Times New Roman" w:hAnsi="Times New Roman" w:cs="Times New Roman"/>
          <w:sz w:val="24"/>
          <w:szCs w:val="24"/>
        </w:rPr>
        <w:t>Since in the short run the profits are positive, the firm will produce.</w:t>
      </w:r>
    </w:p>
    <w:p w14:paraId="53FC4F19" w14:textId="559318A9" w:rsidR="006660D0" w:rsidRPr="006660D0" w:rsidRDefault="006660D0" w:rsidP="006660D0">
      <w:pPr>
        <w:pStyle w:val="ListParagraph"/>
        <w:numPr>
          <w:ilvl w:val="0"/>
          <w:numId w:val="10"/>
        </w:numPr>
        <w:jc w:val="both"/>
        <w:rPr>
          <w:rFonts w:ascii="Times New Roman" w:hAnsi="Times New Roman"/>
          <w:sz w:val="24"/>
          <w:szCs w:val="24"/>
        </w:rPr>
      </w:pPr>
      <w:r w:rsidRPr="006660D0">
        <w:rPr>
          <w:rFonts w:ascii="Times New Roman" w:hAnsi="Times New Roman"/>
          <w:sz w:val="24"/>
          <w:szCs w:val="24"/>
        </w:rPr>
        <w:t>Profits (long-run) =P*Q-</w:t>
      </w:r>
      <w:r w:rsidRPr="006660D0">
        <w:rPr>
          <w:rFonts w:ascii="Times New Roman" w:hAnsi="Times New Roman"/>
          <w:b/>
          <w:bCs/>
          <w:sz w:val="24"/>
          <w:szCs w:val="24"/>
        </w:rPr>
        <w:t>TC</w:t>
      </w:r>
      <w:r w:rsidRPr="006660D0">
        <w:rPr>
          <w:rFonts w:ascii="Times New Roman" w:hAnsi="Times New Roman"/>
          <w:sz w:val="24"/>
          <w:szCs w:val="24"/>
        </w:rPr>
        <w:t xml:space="preserve">= </w:t>
      </w:r>
      <w:r w:rsidR="006A7C5E">
        <w:rPr>
          <w:rFonts w:ascii="Times New Roman" w:hAnsi="Times New Roman"/>
          <w:sz w:val="24"/>
          <w:szCs w:val="24"/>
        </w:rPr>
        <w:t>240</w:t>
      </w:r>
      <w:r w:rsidRPr="006660D0">
        <w:rPr>
          <w:rFonts w:ascii="Times New Roman" w:hAnsi="Times New Roman"/>
          <w:sz w:val="24"/>
          <w:szCs w:val="24"/>
        </w:rPr>
        <w:t>*</w:t>
      </w:r>
      <w:r>
        <w:rPr>
          <w:rFonts w:ascii="Times New Roman" w:hAnsi="Times New Roman"/>
          <w:sz w:val="24"/>
          <w:szCs w:val="24"/>
        </w:rPr>
        <w:t>3</w:t>
      </w:r>
      <w:r w:rsidRPr="006660D0">
        <w:rPr>
          <w:rFonts w:ascii="Times New Roman" w:hAnsi="Times New Roman"/>
          <w:sz w:val="24"/>
          <w:szCs w:val="24"/>
        </w:rPr>
        <w:t>-</w:t>
      </w:r>
      <w:r w:rsidR="006A7C5E">
        <w:rPr>
          <w:rFonts w:ascii="Times New Roman" w:hAnsi="Times New Roman"/>
          <w:b/>
          <w:bCs/>
          <w:sz w:val="24"/>
          <w:szCs w:val="24"/>
        </w:rPr>
        <w:t>650</w:t>
      </w:r>
      <w:r w:rsidRPr="006660D0">
        <w:rPr>
          <w:rFonts w:ascii="Times New Roman" w:hAnsi="Times New Roman"/>
          <w:sz w:val="24"/>
          <w:szCs w:val="24"/>
        </w:rPr>
        <w:t>=</w:t>
      </w:r>
      <w:r w:rsidR="007D5ADA">
        <w:rPr>
          <w:rFonts w:ascii="Times New Roman" w:hAnsi="Times New Roman"/>
          <w:sz w:val="24"/>
          <w:szCs w:val="24"/>
        </w:rPr>
        <w:t xml:space="preserve"> </w:t>
      </w:r>
      <w:r w:rsidR="006A7C5E">
        <w:rPr>
          <w:rFonts w:ascii="Times New Roman" w:hAnsi="Times New Roman"/>
          <w:sz w:val="24"/>
          <w:szCs w:val="24"/>
        </w:rPr>
        <w:t>70$</w:t>
      </w:r>
    </w:p>
    <w:p w14:paraId="03BE9F05" w14:textId="77777777" w:rsidR="003B7585" w:rsidRDefault="003B7585" w:rsidP="003B7585">
      <w:pPr>
        <w:pStyle w:val="ListParagraph"/>
        <w:jc w:val="both"/>
        <w:rPr>
          <w:rFonts w:ascii="Times New Roman" w:hAnsi="Times New Roman"/>
          <w:sz w:val="24"/>
          <w:szCs w:val="24"/>
        </w:rPr>
      </w:pPr>
    </w:p>
    <w:p w14:paraId="5CD2E422" w14:textId="747A511F" w:rsidR="003B7585" w:rsidRDefault="003B7585" w:rsidP="003B7585">
      <w:pPr>
        <w:pStyle w:val="ListParagraph"/>
        <w:jc w:val="both"/>
        <w:rPr>
          <w:rFonts w:ascii="Times New Roman" w:hAnsi="Times New Roman"/>
          <w:sz w:val="24"/>
          <w:szCs w:val="24"/>
        </w:rPr>
      </w:pPr>
      <w:r w:rsidRPr="003B7585">
        <w:rPr>
          <w:rFonts w:ascii="Times New Roman" w:hAnsi="Times New Roman"/>
          <w:sz w:val="24"/>
          <w:szCs w:val="24"/>
        </w:rPr>
        <w:t>All costs are variables and therefore all the costs (fixed and variable) have to be taken into account</w:t>
      </w:r>
    </w:p>
    <w:p w14:paraId="1386FC70" w14:textId="5E46FFCD" w:rsidR="0008033E" w:rsidRPr="003B7585" w:rsidRDefault="0008033E" w:rsidP="003B7585">
      <w:pPr>
        <w:pStyle w:val="ListParagraph"/>
        <w:jc w:val="both"/>
        <w:rPr>
          <w:rFonts w:ascii="Times New Roman" w:hAnsi="Times New Roman"/>
          <w:sz w:val="24"/>
          <w:szCs w:val="24"/>
        </w:rPr>
      </w:pPr>
      <w:r>
        <w:rPr>
          <w:rFonts w:ascii="Times New Roman" w:hAnsi="Times New Roman"/>
          <w:sz w:val="24"/>
          <w:szCs w:val="24"/>
          <w:lang w:val="en-US"/>
        </w:rPr>
        <w:t>Since in the long run the profits are still positive, the firm will keep producing.</w:t>
      </w:r>
    </w:p>
    <w:p w14:paraId="7B4E37B8" w14:textId="77777777" w:rsidR="00A94AF7" w:rsidRPr="00F63431" w:rsidRDefault="00A94AF7" w:rsidP="003B7585">
      <w:pPr>
        <w:pStyle w:val="ListParagraph"/>
        <w:jc w:val="both"/>
        <w:rPr>
          <w:rFonts w:ascii="Times New Roman" w:hAnsi="Times New Roman"/>
          <w:sz w:val="24"/>
          <w:szCs w:val="24"/>
        </w:rPr>
      </w:pPr>
    </w:p>
    <w:p w14:paraId="0EEFFA33" w14:textId="4D7C3415" w:rsidR="005904BD" w:rsidRPr="005904BD" w:rsidRDefault="005904BD" w:rsidP="005904BD">
      <w:pPr>
        <w:pStyle w:val="Heading1"/>
        <w:rPr>
          <w:bCs/>
          <w:sz w:val="24"/>
          <w:szCs w:val="24"/>
        </w:rPr>
      </w:pPr>
      <w:commentRangeStart w:id="2"/>
      <w:r w:rsidRPr="005904BD">
        <w:rPr>
          <w:bCs/>
          <w:sz w:val="24"/>
          <w:szCs w:val="24"/>
        </w:rPr>
        <w:t>Question 4 (</w:t>
      </w:r>
      <w:r w:rsidR="006D10AC">
        <w:rPr>
          <w:bCs/>
          <w:sz w:val="24"/>
          <w:szCs w:val="24"/>
        </w:rPr>
        <w:t>10</w:t>
      </w:r>
      <w:r w:rsidRPr="005904BD">
        <w:rPr>
          <w:bCs/>
          <w:sz w:val="24"/>
          <w:szCs w:val="24"/>
        </w:rPr>
        <w:t xml:space="preserve"> points)</w:t>
      </w:r>
      <w:commentRangeEnd w:id="2"/>
      <w:r w:rsidR="00856CCA">
        <w:rPr>
          <w:rStyle w:val="CommentReference"/>
          <w:rFonts w:asciiTheme="minorHAnsi" w:eastAsiaTheme="minorHAnsi" w:hAnsiTheme="minorHAnsi" w:cstheme="minorBidi"/>
          <w:color w:val="auto"/>
        </w:rPr>
        <w:commentReference w:id="2"/>
      </w:r>
    </w:p>
    <w:p w14:paraId="307628BD" w14:textId="191A97F5" w:rsidR="00F63431"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Show on a graph the effects of a price ceiling </w:t>
      </w:r>
      <w:r w:rsidRPr="00BC3256">
        <w:rPr>
          <w:rFonts w:asciiTheme="minorHAnsi" w:hAnsiTheme="minorHAnsi" w:cstheme="minorHAnsi"/>
          <w:b/>
          <w:bCs/>
          <w:sz w:val="24"/>
          <w:szCs w:val="24"/>
        </w:rPr>
        <w:t>(</w:t>
      </w:r>
      <w:r w:rsidR="0064030B" w:rsidRPr="00BC3256">
        <w:rPr>
          <w:rFonts w:asciiTheme="minorHAnsi" w:hAnsiTheme="minorHAnsi" w:cstheme="minorHAnsi"/>
          <w:b/>
          <w:bCs/>
          <w:sz w:val="24"/>
          <w:szCs w:val="24"/>
        </w:rPr>
        <w:t xml:space="preserve">5 </w:t>
      </w:r>
      <w:r w:rsidRPr="00BC3256">
        <w:rPr>
          <w:rFonts w:asciiTheme="minorHAnsi" w:hAnsiTheme="minorHAnsi" w:cstheme="minorHAnsi"/>
          <w:b/>
          <w:bCs/>
          <w:sz w:val="24"/>
          <w:szCs w:val="24"/>
        </w:rPr>
        <w:t>points)</w:t>
      </w:r>
    </w:p>
    <w:p w14:paraId="5089D329" w14:textId="282F4783" w:rsidR="00856CCA" w:rsidRDefault="005904BD"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Provide a sport-related policy that e</w:t>
      </w:r>
      <w:r w:rsidR="002D6CEB">
        <w:rPr>
          <w:rFonts w:asciiTheme="minorHAnsi" w:hAnsiTheme="minorHAnsi" w:cstheme="minorHAnsi"/>
          <w:sz w:val="24"/>
          <w:szCs w:val="24"/>
        </w:rPr>
        <w:t xml:space="preserve">mbodies the concept of price ceiling. </w:t>
      </w:r>
      <w:r w:rsidR="00856CCA" w:rsidRPr="00BC3256">
        <w:rPr>
          <w:rFonts w:asciiTheme="minorHAnsi" w:hAnsiTheme="minorHAnsi" w:cstheme="minorHAnsi"/>
          <w:b/>
          <w:bCs/>
          <w:sz w:val="24"/>
          <w:szCs w:val="24"/>
        </w:rPr>
        <w:t>(</w:t>
      </w:r>
      <w:r w:rsidR="006D10AC" w:rsidRPr="00BC3256">
        <w:rPr>
          <w:rFonts w:asciiTheme="minorHAnsi" w:hAnsiTheme="minorHAnsi" w:cstheme="minorHAnsi"/>
          <w:b/>
          <w:bCs/>
          <w:sz w:val="24"/>
          <w:szCs w:val="24"/>
        </w:rPr>
        <w:t>3</w:t>
      </w:r>
      <w:r w:rsidR="00856CCA" w:rsidRPr="00BC3256">
        <w:rPr>
          <w:rFonts w:asciiTheme="minorHAnsi" w:hAnsiTheme="minorHAnsi" w:cstheme="minorHAnsi"/>
          <w:b/>
          <w:bCs/>
          <w:sz w:val="24"/>
          <w:szCs w:val="24"/>
        </w:rPr>
        <w:t xml:space="preserve"> points)</w:t>
      </w:r>
    </w:p>
    <w:p w14:paraId="2ADB0C32" w14:textId="32182547" w:rsidR="005904BD" w:rsidRDefault="002D6CEB" w:rsidP="005904BD">
      <w:pPr>
        <w:pStyle w:val="ListParagraph"/>
        <w:numPr>
          <w:ilvl w:val="0"/>
          <w:numId w:val="11"/>
        </w:numPr>
        <w:tabs>
          <w:tab w:val="left" w:pos="1410"/>
        </w:tabs>
        <w:rPr>
          <w:rFonts w:asciiTheme="minorHAnsi" w:hAnsiTheme="minorHAnsi" w:cstheme="minorHAnsi"/>
          <w:sz w:val="24"/>
          <w:szCs w:val="24"/>
        </w:rPr>
      </w:pPr>
      <w:r>
        <w:rPr>
          <w:rFonts w:asciiTheme="minorHAnsi" w:hAnsiTheme="minorHAnsi" w:cstheme="minorHAnsi"/>
          <w:sz w:val="24"/>
          <w:szCs w:val="24"/>
        </w:rPr>
        <w:t xml:space="preserve">How are these two policies similar? How do they differ? </w:t>
      </w:r>
      <w:r w:rsidR="0064030B" w:rsidRPr="00BC3256">
        <w:rPr>
          <w:rFonts w:asciiTheme="minorHAnsi" w:hAnsiTheme="minorHAnsi" w:cstheme="minorHAnsi"/>
          <w:b/>
          <w:bCs/>
          <w:sz w:val="24"/>
          <w:szCs w:val="24"/>
        </w:rPr>
        <w:t>(</w:t>
      </w:r>
      <w:r w:rsidR="006D10AC" w:rsidRPr="00BC3256">
        <w:rPr>
          <w:rFonts w:asciiTheme="minorHAnsi" w:hAnsiTheme="minorHAnsi" w:cstheme="minorHAnsi"/>
          <w:b/>
          <w:bCs/>
          <w:sz w:val="24"/>
          <w:szCs w:val="24"/>
        </w:rPr>
        <w:t>2</w:t>
      </w:r>
      <w:r w:rsidR="0064030B" w:rsidRPr="00BC3256">
        <w:rPr>
          <w:rFonts w:asciiTheme="minorHAnsi" w:hAnsiTheme="minorHAnsi" w:cstheme="minorHAnsi"/>
          <w:b/>
          <w:bCs/>
          <w:sz w:val="24"/>
          <w:szCs w:val="24"/>
        </w:rPr>
        <w:t xml:space="preserve"> points)</w:t>
      </w:r>
    </w:p>
    <w:p w14:paraId="68A59805" w14:textId="77777777" w:rsidR="002D6CEB" w:rsidRDefault="002D6CEB" w:rsidP="002D6CEB">
      <w:pPr>
        <w:pStyle w:val="Heading1"/>
        <w:rPr>
          <w:bCs/>
          <w:sz w:val="24"/>
          <w:szCs w:val="24"/>
        </w:rPr>
      </w:pPr>
      <w:r w:rsidRPr="005831AF">
        <w:rPr>
          <w:bCs/>
          <w:sz w:val="24"/>
          <w:szCs w:val="24"/>
        </w:rPr>
        <w:lastRenderedPageBreak/>
        <w:t>Answer</w:t>
      </w:r>
    </w:p>
    <w:p w14:paraId="123D44C9" w14:textId="5C07BE63" w:rsidR="002D6CEB" w:rsidRDefault="002D6CEB" w:rsidP="002D6CEB">
      <w:pPr>
        <w:pStyle w:val="ListParagraph"/>
        <w:numPr>
          <w:ilvl w:val="0"/>
          <w:numId w:val="12"/>
        </w:numPr>
        <w:tabs>
          <w:tab w:val="left" w:pos="1410"/>
        </w:tabs>
        <w:rPr>
          <w:rFonts w:cstheme="minorHAnsi"/>
          <w:sz w:val="24"/>
          <w:szCs w:val="24"/>
        </w:rPr>
      </w:pPr>
      <w:r w:rsidRPr="002D6CEB">
        <w:rPr>
          <w:rFonts w:cstheme="minorHAnsi"/>
          <w:noProof/>
          <w:sz w:val="24"/>
          <w:szCs w:val="24"/>
          <w:lang w:val="en-US"/>
        </w:rPr>
        <w:drawing>
          <wp:inline distT="0" distB="0" distL="0" distR="0" wp14:anchorId="43244944" wp14:editId="78878319">
            <wp:extent cx="5972810" cy="2687955"/>
            <wp:effectExtent l="0" t="0" r="8890" b="0"/>
            <wp:docPr id="12" name="Picture 37">
              <a:extLst xmlns:a="http://schemas.openxmlformats.org/drawingml/2006/main">
                <a:ext uri="{FF2B5EF4-FFF2-40B4-BE49-F238E27FC236}">
                  <a16:creationId xmlns:a16="http://schemas.microsoft.com/office/drawing/2014/main" id="{50D31379-CDF9-4606-8E3E-8A55287B22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50D31379-CDF9-4606-8E3E-8A55287B225F}"/>
                        </a:ext>
                      </a:extLst>
                    </pic:cNvPr>
                    <pic:cNvPicPr>
                      <a:picLocks noChangeAspect="1"/>
                    </pic:cNvPicPr>
                  </pic:nvPicPr>
                  <pic:blipFill>
                    <a:blip r:embed="rId13"/>
                    <a:srcRect/>
                    <a:stretch/>
                  </pic:blipFill>
                  <pic:spPr>
                    <a:xfrm>
                      <a:off x="0" y="0"/>
                      <a:ext cx="5972810" cy="2687955"/>
                    </a:xfrm>
                    <a:prstGeom prst="rect">
                      <a:avLst/>
                    </a:prstGeom>
                  </pic:spPr>
                </pic:pic>
              </a:graphicData>
            </a:graphic>
          </wp:inline>
        </w:drawing>
      </w:r>
    </w:p>
    <w:p w14:paraId="301FCE62" w14:textId="21517058" w:rsidR="002D6CEB" w:rsidRDefault="002D6CEB" w:rsidP="002D6CEB">
      <w:pPr>
        <w:tabs>
          <w:tab w:val="left" w:pos="1410"/>
        </w:tabs>
        <w:rPr>
          <w:rFonts w:cstheme="minorHAnsi"/>
          <w:sz w:val="24"/>
          <w:szCs w:val="24"/>
        </w:rPr>
      </w:pPr>
    </w:p>
    <w:p w14:paraId="4C4FB443" w14:textId="28C35571" w:rsidR="002D6CEB" w:rsidRDefault="002D6CEB" w:rsidP="002D6CEB">
      <w:pPr>
        <w:tabs>
          <w:tab w:val="left" w:pos="1410"/>
        </w:tabs>
        <w:rPr>
          <w:rFonts w:cstheme="minorHAnsi"/>
          <w:sz w:val="24"/>
          <w:szCs w:val="24"/>
        </w:rPr>
      </w:pPr>
    </w:p>
    <w:p w14:paraId="297C6BBA" w14:textId="77777777" w:rsidR="003C52C1" w:rsidRDefault="002D6CEB" w:rsidP="007A472A">
      <w:pPr>
        <w:pStyle w:val="ListParagraph"/>
        <w:numPr>
          <w:ilvl w:val="0"/>
          <w:numId w:val="12"/>
        </w:numPr>
        <w:tabs>
          <w:tab w:val="left" w:pos="1410"/>
        </w:tabs>
        <w:rPr>
          <w:rFonts w:cstheme="minorHAnsi"/>
          <w:sz w:val="24"/>
          <w:szCs w:val="24"/>
        </w:rPr>
      </w:pPr>
      <w:r w:rsidRPr="007A472A">
        <w:rPr>
          <w:rFonts w:cstheme="minorHAnsi"/>
          <w:sz w:val="24"/>
          <w:szCs w:val="24"/>
        </w:rPr>
        <w:t xml:space="preserve">Since salary cap is a rule that limits the amount of money a team can spend on players ‘wages, it can be seen as a sort of price ceiling. </w:t>
      </w:r>
    </w:p>
    <w:p w14:paraId="68B1A77D" w14:textId="374F9887" w:rsidR="002D6CEB" w:rsidRPr="007A472A" w:rsidRDefault="0071130F" w:rsidP="007A472A">
      <w:pPr>
        <w:pStyle w:val="ListParagraph"/>
        <w:numPr>
          <w:ilvl w:val="0"/>
          <w:numId w:val="12"/>
        </w:numPr>
        <w:tabs>
          <w:tab w:val="left" w:pos="1410"/>
        </w:tabs>
        <w:rPr>
          <w:rFonts w:cstheme="minorHAnsi"/>
          <w:sz w:val="24"/>
          <w:szCs w:val="24"/>
        </w:rPr>
      </w:pPr>
      <w:r>
        <w:rPr>
          <w:rFonts w:cstheme="minorHAnsi"/>
          <w:sz w:val="24"/>
          <w:szCs w:val="24"/>
        </w:rPr>
        <w:t>Salary cap and price ceiling, however,</w:t>
      </w:r>
      <w:r w:rsidR="002D6CEB" w:rsidRPr="007A472A">
        <w:rPr>
          <w:rFonts w:cstheme="minorHAnsi"/>
          <w:sz w:val="24"/>
          <w:szCs w:val="24"/>
        </w:rPr>
        <w:t xml:space="preserve"> serve two different purposes: while price ceiling </w:t>
      </w:r>
      <w:r w:rsidR="0064030B" w:rsidRPr="007A472A">
        <w:rPr>
          <w:rFonts w:cstheme="minorHAnsi"/>
          <w:sz w:val="24"/>
          <w:szCs w:val="24"/>
        </w:rPr>
        <w:t xml:space="preserve">keeps a price from rising, salary cap tends to limit income disparity and promote competitive balance. </w:t>
      </w:r>
    </w:p>
    <w:p w14:paraId="6892C743" w14:textId="77777777" w:rsidR="0064030B" w:rsidRPr="00FD5EFF" w:rsidRDefault="0064030B" w:rsidP="007A472A">
      <w:pPr>
        <w:pStyle w:val="ListParagraph"/>
        <w:numPr>
          <w:ilvl w:val="0"/>
          <w:numId w:val="12"/>
        </w:numPr>
        <w:tabs>
          <w:tab w:val="left" w:pos="1410"/>
        </w:tabs>
        <w:rPr>
          <w:rFonts w:asciiTheme="minorHAnsi" w:hAnsiTheme="minorHAnsi" w:cstheme="minorHAnsi"/>
          <w:sz w:val="24"/>
          <w:szCs w:val="24"/>
        </w:rPr>
      </w:pPr>
      <w:r w:rsidRPr="00FD5EFF">
        <w:rPr>
          <w:rFonts w:asciiTheme="minorHAnsi" w:hAnsiTheme="minorHAnsi" w:cstheme="minorHAnsi"/>
          <w:sz w:val="24"/>
          <w:szCs w:val="24"/>
        </w:rPr>
        <w:br w:type="page"/>
      </w:r>
    </w:p>
    <w:p w14:paraId="50476D6C" w14:textId="66BC804C" w:rsidR="0064030B" w:rsidRPr="005904BD" w:rsidRDefault="0064030B" w:rsidP="0064030B">
      <w:pPr>
        <w:pStyle w:val="Heading1"/>
        <w:rPr>
          <w:bCs/>
          <w:sz w:val="24"/>
          <w:szCs w:val="24"/>
        </w:rPr>
      </w:pPr>
      <w:r w:rsidRPr="005904BD">
        <w:rPr>
          <w:bCs/>
          <w:sz w:val="24"/>
          <w:szCs w:val="24"/>
        </w:rPr>
        <w:lastRenderedPageBreak/>
        <w:t xml:space="preserve">Question </w:t>
      </w:r>
      <w:r>
        <w:rPr>
          <w:bCs/>
          <w:sz w:val="24"/>
          <w:szCs w:val="24"/>
        </w:rPr>
        <w:t>5</w:t>
      </w:r>
      <w:r w:rsidRPr="005904BD">
        <w:rPr>
          <w:bCs/>
          <w:sz w:val="24"/>
          <w:szCs w:val="24"/>
        </w:rPr>
        <w:t xml:space="preserve"> (10 points)</w:t>
      </w:r>
    </w:p>
    <w:p w14:paraId="0ED25232" w14:textId="1A842C5B" w:rsidR="0064030B" w:rsidRDefault="0064030B" w:rsidP="0064030B">
      <w:pPr>
        <w:spacing w:line="240" w:lineRule="auto"/>
        <w:jc w:val="both"/>
        <w:rPr>
          <w:rFonts w:asciiTheme="majorBidi" w:hAnsiTheme="majorBidi" w:cstheme="majorBidi"/>
          <w:sz w:val="24"/>
          <w:szCs w:val="24"/>
        </w:rPr>
      </w:pPr>
      <w:commentRangeStart w:id="3"/>
      <w:r w:rsidRPr="00211E7D">
        <w:rPr>
          <w:rFonts w:asciiTheme="majorBidi" w:hAnsiTheme="majorBidi" w:cstheme="majorBidi"/>
          <w:sz w:val="24"/>
          <w:szCs w:val="24"/>
        </w:rPr>
        <w:t xml:space="preserve">There is a market with </w:t>
      </w:r>
      <w:r w:rsidRPr="0064030B">
        <w:rPr>
          <w:rFonts w:asciiTheme="majorBidi" w:hAnsiTheme="majorBidi" w:cstheme="majorBidi"/>
          <w:sz w:val="24"/>
          <w:szCs w:val="24"/>
        </w:rPr>
        <w:t>7 workers</w:t>
      </w:r>
      <w:r w:rsidRPr="00211E7D">
        <w:rPr>
          <w:rFonts w:asciiTheme="majorBidi" w:hAnsiTheme="majorBidi" w:cstheme="majorBidi"/>
          <w:sz w:val="24"/>
          <w:szCs w:val="24"/>
        </w:rPr>
        <w:t xml:space="preserve"> who should be allocated between two fields</w:t>
      </w:r>
      <w:r>
        <w:rPr>
          <w:rFonts w:asciiTheme="majorBidi" w:hAnsiTheme="majorBidi" w:cstheme="majorBidi"/>
          <w:sz w:val="24"/>
          <w:szCs w:val="24"/>
        </w:rPr>
        <w:t xml:space="preserve">, given the following </w:t>
      </w:r>
      <w:r w:rsidRPr="00211E7D">
        <w:rPr>
          <w:rFonts w:asciiTheme="majorBidi" w:hAnsiTheme="majorBidi" w:cstheme="majorBidi"/>
          <w:sz w:val="24"/>
          <w:szCs w:val="24"/>
        </w:rPr>
        <w:t>production function:</w:t>
      </w:r>
      <w:commentRangeEnd w:id="3"/>
      <w:r w:rsidR="006D10AC">
        <w:rPr>
          <w:rStyle w:val="CommentReference"/>
        </w:rPr>
        <w:commentReference w:id="3"/>
      </w:r>
    </w:p>
    <w:p w14:paraId="5BA65EE5" w14:textId="18936E1B" w:rsidR="0064030B" w:rsidRDefault="0064030B" w:rsidP="0064030B">
      <w:pPr>
        <w:spacing w:line="240" w:lineRule="auto"/>
        <w:jc w:val="both"/>
        <w:rPr>
          <w:rFonts w:asciiTheme="majorBidi" w:hAnsiTheme="majorBidi" w:cstheme="majorBidi"/>
          <w:sz w:val="24"/>
          <w:szCs w:val="24"/>
        </w:rPr>
      </w:pPr>
    </w:p>
    <w:p w14:paraId="793CE187" w14:textId="18936E1B"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4531"/>
        <w:gridCol w:w="4531"/>
      </w:tblGrid>
      <w:tr w:rsidR="0064030B" w:rsidRPr="00211E7D" w14:paraId="30B37E6F" w14:textId="77777777" w:rsidTr="003F10F7">
        <w:tc>
          <w:tcPr>
            <w:tcW w:w="4531" w:type="dxa"/>
          </w:tcPr>
          <w:p w14:paraId="2FA4FCE4"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6786929D"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2A7663" w:rsidRPr="00211E7D" w14:paraId="689B170B" w14:textId="77777777" w:rsidTr="003F10F7">
        <w:tc>
          <w:tcPr>
            <w:tcW w:w="4531" w:type="dxa"/>
          </w:tcPr>
          <w:p w14:paraId="7106234A"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1384CC37" w14:textId="35A00EB8"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2A7663" w:rsidRPr="00211E7D" w14:paraId="3D4F00D7" w14:textId="77777777" w:rsidTr="003F10F7">
        <w:tc>
          <w:tcPr>
            <w:tcW w:w="4531" w:type="dxa"/>
          </w:tcPr>
          <w:p w14:paraId="20D002A0"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670170BD" w14:textId="2BBA94F8"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211E7D" w14:paraId="220F7C72" w14:textId="77777777" w:rsidTr="003F10F7">
        <w:tc>
          <w:tcPr>
            <w:tcW w:w="4531" w:type="dxa"/>
          </w:tcPr>
          <w:p w14:paraId="1AE00D7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2070CA59" w14:textId="676AE63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211E7D" w14:paraId="787E9BA7" w14:textId="77777777" w:rsidTr="003F10F7">
        <w:tc>
          <w:tcPr>
            <w:tcW w:w="4531" w:type="dxa"/>
          </w:tcPr>
          <w:p w14:paraId="4725D929"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1208D922" w14:textId="3226048A"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211E7D" w14:paraId="3979419F" w14:textId="77777777" w:rsidTr="003F10F7">
        <w:tc>
          <w:tcPr>
            <w:tcW w:w="4531" w:type="dxa"/>
          </w:tcPr>
          <w:p w14:paraId="2C265F9D"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572ECCF2" w14:textId="5E2BA62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211E7D" w14:paraId="2B0A09D0" w14:textId="77777777" w:rsidTr="003F10F7">
        <w:tc>
          <w:tcPr>
            <w:tcW w:w="4531" w:type="dxa"/>
          </w:tcPr>
          <w:p w14:paraId="7BD74534" w14:textId="77777777" w:rsidR="002A7663" w:rsidRPr="00211E7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0C86D0EF" w14:textId="23493092" w:rsidR="002A7663" w:rsidRPr="006D10AC"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tbl>
    <w:p w14:paraId="3B2731C0" w14:textId="77777777" w:rsidR="0064030B" w:rsidRPr="00211E7D" w:rsidRDefault="0064030B" w:rsidP="0064030B">
      <w:pPr>
        <w:spacing w:line="240" w:lineRule="auto"/>
        <w:jc w:val="both"/>
        <w:rPr>
          <w:rFonts w:asciiTheme="majorBidi" w:hAnsiTheme="majorBidi" w:cstheme="majorBidi"/>
          <w:sz w:val="24"/>
          <w:szCs w:val="24"/>
        </w:rPr>
      </w:pPr>
    </w:p>
    <w:p w14:paraId="69AC6DA3" w14:textId="77777777" w:rsidR="0064030B" w:rsidRPr="00211E7D" w:rsidRDefault="0064030B" w:rsidP="0064030B">
      <w:pPr>
        <w:spacing w:line="240" w:lineRule="auto"/>
        <w:jc w:val="both"/>
        <w:rPr>
          <w:rFonts w:asciiTheme="majorBidi" w:hAnsiTheme="majorBidi" w:cstheme="majorBidi"/>
          <w:sz w:val="24"/>
          <w:szCs w:val="24"/>
        </w:rPr>
      </w:pPr>
      <w:r w:rsidRPr="00211E7D">
        <w:rPr>
          <w:rFonts w:asciiTheme="majorBidi" w:hAnsiTheme="majorBidi" w:cstheme="majorBidi"/>
          <w:sz w:val="24"/>
          <w:szCs w:val="24"/>
        </w:rPr>
        <w:t>Field B</w:t>
      </w:r>
    </w:p>
    <w:tbl>
      <w:tblPr>
        <w:tblStyle w:val="TableGrid"/>
        <w:tblW w:w="0" w:type="auto"/>
        <w:tblLook w:val="04A0" w:firstRow="1" w:lastRow="0" w:firstColumn="1" w:lastColumn="0" w:noHBand="0" w:noVBand="1"/>
      </w:tblPr>
      <w:tblGrid>
        <w:gridCol w:w="4531"/>
        <w:gridCol w:w="4531"/>
      </w:tblGrid>
      <w:tr w:rsidR="0064030B" w:rsidRPr="00211E7D" w14:paraId="5E02B563" w14:textId="77777777" w:rsidTr="003F10F7">
        <w:tc>
          <w:tcPr>
            <w:tcW w:w="4531" w:type="dxa"/>
          </w:tcPr>
          <w:p w14:paraId="16F6ECB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L</w:t>
            </w:r>
          </w:p>
        </w:tc>
        <w:tc>
          <w:tcPr>
            <w:tcW w:w="4531" w:type="dxa"/>
          </w:tcPr>
          <w:p w14:paraId="19E414E8"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TP</w:t>
            </w:r>
          </w:p>
        </w:tc>
      </w:tr>
      <w:tr w:rsidR="0064030B" w:rsidRPr="00211E7D" w14:paraId="0F79D528" w14:textId="77777777" w:rsidTr="003F10F7">
        <w:tc>
          <w:tcPr>
            <w:tcW w:w="4531" w:type="dxa"/>
          </w:tcPr>
          <w:p w14:paraId="28F57E25"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4531" w:type="dxa"/>
          </w:tcPr>
          <w:p w14:paraId="6CF5097C"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0</w:t>
            </w:r>
          </w:p>
        </w:tc>
      </w:tr>
      <w:tr w:rsidR="0064030B" w:rsidRPr="00211E7D" w14:paraId="46D19AF4" w14:textId="77777777" w:rsidTr="003F10F7">
        <w:tc>
          <w:tcPr>
            <w:tcW w:w="4531" w:type="dxa"/>
          </w:tcPr>
          <w:p w14:paraId="4FF323CA"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1</w:t>
            </w:r>
          </w:p>
        </w:tc>
        <w:tc>
          <w:tcPr>
            <w:tcW w:w="4531" w:type="dxa"/>
          </w:tcPr>
          <w:p w14:paraId="3DB0E86E" w14:textId="1935C961"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4</w:t>
            </w:r>
          </w:p>
        </w:tc>
      </w:tr>
      <w:tr w:rsidR="0064030B" w:rsidRPr="00211E7D" w14:paraId="2A3090FA" w14:textId="77777777" w:rsidTr="003F10F7">
        <w:tc>
          <w:tcPr>
            <w:tcW w:w="4531" w:type="dxa"/>
          </w:tcPr>
          <w:p w14:paraId="7232580E"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2</w:t>
            </w:r>
          </w:p>
        </w:tc>
        <w:tc>
          <w:tcPr>
            <w:tcW w:w="4531" w:type="dxa"/>
          </w:tcPr>
          <w:p w14:paraId="106913FD" w14:textId="2345E500" w:rsidR="0064030B" w:rsidRPr="00211E7D" w:rsidRDefault="001E5703" w:rsidP="003F10F7">
            <w:pPr>
              <w:jc w:val="center"/>
              <w:rPr>
                <w:rFonts w:asciiTheme="majorBidi" w:hAnsiTheme="majorBidi" w:cstheme="majorBidi"/>
                <w:sz w:val="24"/>
                <w:szCs w:val="24"/>
              </w:rPr>
            </w:pPr>
            <w:r>
              <w:rPr>
                <w:rFonts w:asciiTheme="majorBidi" w:hAnsiTheme="majorBidi" w:cstheme="majorBidi"/>
                <w:sz w:val="24"/>
                <w:szCs w:val="24"/>
              </w:rPr>
              <w:t>7</w:t>
            </w:r>
          </w:p>
        </w:tc>
      </w:tr>
      <w:tr w:rsidR="0064030B" w:rsidRPr="00211E7D" w14:paraId="7C3ACB98" w14:textId="77777777" w:rsidTr="003F10F7">
        <w:tc>
          <w:tcPr>
            <w:tcW w:w="4531" w:type="dxa"/>
          </w:tcPr>
          <w:p w14:paraId="243685E9"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3</w:t>
            </w:r>
          </w:p>
        </w:tc>
        <w:tc>
          <w:tcPr>
            <w:tcW w:w="4531" w:type="dxa"/>
          </w:tcPr>
          <w:p w14:paraId="5ABC133C" w14:textId="76417EE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9</w:t>
            </w:r>
          </w:p>
        </w:tc>
      </w:tr>
      <w:tr w:rsidR="0064030B" w:rsidRPr="00211E7D" w14:paraId="27305FCF" w14:textId="77777777" w:rsidTr="003F10F7">
        <w:tc>
          <w:tcPr>
            <w:tcW w:w="4531" w:type="dxa"/>
          </w:tcPr>
          <w:p w14:paraId="76A18E83"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4</w:t>
            </w:r>
          </w:p>
        </w:tc>
        <w:tc>
          <w:tcPr>
            <w:tcW w:w="4531" w:type="dxa"/>
          </w:tcPr>
          <w:p w14:paraId="2EE52104" w14:textId="058D3067"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r w:rsidR="0064030B" w:rsidRPr="00211E7D" w14:paraId="2E161875" w14:textId="77777777" w:rsidTr="003F10F7">
        <w:tc>
          <w:tcPr>
            <w:tcW w:w="4531" w:type="dxa"/>
          </w:tcPr>
          <w:p w14:paraId="05D85B60" w14:textId="77777777" w:rsidR="0064030B" w:rsidRPr="00211E7D" w:rsidRDefault="0064030B" w:rsidP="003F10F7">
            <w:pPr>
              <w:jc w:val="center"/>
              <w:rPr>
                <w:rFonts w:asciiTheme="majorBidi" w:hAnsiTheme="majorBidi" w:cstheme="majorBidi"/>
                <w:sz w:val="24"/>
                <w:szCs w:val="24"/>
              </w:rPr>
            </w:pPr>
            <w:r w:rsidRPr="00211E7D">
              <w:rPr>
                <w:rFonts w:asciiTheme="majorBidi" w:hAnsiTheme="majorBidi" w:cstheme="majorBidi"/>
                <w:sz w:val="24"/>
                <w:szCs w:val="24"/>
              </w:rPr>
              <w:t>5</w:t>
            </w:r>
          </w:p>
        </w:tc>
        <w:tc>
          <w:tcPr>
            <w:tcW w:w="4531" w:type="dxa"/>
          </w:tcPr>
          <w:p w14:paraId="583616D0" w14:textId="420D73A6" w:rsidR="0064030B" w:rsidRPr="006D10AC" w:rsidRDefault="006D10AC" w:rsidP="003F10F7">
            <w:pPr>
              <w:jc w:val="center"/>
              <w:rPr>
                <w:rFonts w:asciiTheme="majorBidi" w:hAnsiTheme="majorBidi" w:cstheme="majorBidi"/>
                <w:sz w:val="24"/>
                <w:szCs w:val="24"/>
              </w:rPr>
            </w:pPr>
            <w:r>
              <w:rPr>
                <w:rFonts w:asciiTheme="majorBidi" w:hAnsiTheme="majorBidi" w:cstheme="majorBidi"/>
                <w:sz w:val="24"/>
                <w:szCs w:val="24"/>
              </w:rPr>
              <w:t>10</w:t>
            </w:r>
          </w:p>
        </w:tc>
      </w:tr>
    </w:tbl>
    <w:p w14:paraId="20B513C0" w14:textId="77777777" w:rsidR="0064030B" w:rsidRDefault="0064030B" w:rsidP="0064030B">
      <w:pPr>
        <w:pStyle w:val="ListParagraph"/>
        <w:spacing w:line="240" w:lineRule="auto"/>
        <w:jc w:val="both"/>
        <w:rPr>
          <w:rFonts w:asciiTheme="majorBidi" w:hAnsiTheme="majorBidi" w:cstheme="majorBidi"/>
          <w:sz w:val="24"/>
          <w:szCs w:val="24"/>
          <w:lang w:val="en-US"/>
        </w:rPr>
      </w:pPr>
    </w:p>
    <w:p w14:paraId="18524B5D" w14:textId="77777777" w:rsidR="001E5703" w:rsidRDefault="001E5703" w:rsidP="001E5703">
      <w:pPr>
        <w:pStyle w:val="ListParagraph"/>
        <w:spacing w:line="240" w:lineRule="auto"/>
        <w:jc w:val="both"/>
        <w:rPr>
          <w:rFonts w:asciiTheme="majorBidi" w:hAnsiTheme="majorBidi" w:cstheme="majorBidi"/>
          <w:sz w:val="24"/>
          <w:szCs w:val="24"/>
          <w:lang w:val="en-US"/>
        </w:rPr>
      </w:pPr>
    </w:p>
    <w:p w14:paraId="5DC37F05" w14:textId="39AB17C9" w:rsidR="0064030B" w:rsidRDefault="0064030B" w:rsidP="00CD013B">
      <w:pPr>
        <w:pStyle w:val="ListParagraph"/>
        <w:numPr>
          <w:ilvl w:val="0"/>
          <w:numId w:val="15"/>
        </w:numPr>
        <w:spacing w:line="240" w:lineRule="auto"/>
        <w:jc w:val="both"/>
        <w:rPr>
          <w:rFonts w:asciiTheme="majorBidi" w:hAnsiTheme="majorBidi" w:cstheme="majorBidi"/>
          <w:sz w:val="24"/>
          <w:szCs w:val="24"/>
        </w:rPr>
      </w:pPr>
      <w:r w:rsidRPr="00C17EFC">
        <w:rPr>
          <w:rFonts w:asciiTheme="majorBidi" w:hAnsiTheme="majorBidi" w:cstheme="majorBidi"/>
          <w:sz w:val="24"/>
          <w:szCs w:val="24"/>
        </w:rPr>
        <w:t xml:space="preserve">How many workers would work on each field if it is known that the price of one produced unit on field </w:t>
      </w:r>
      <w:r w:rsidRPr="00C17EFC">
        <w:rPr>
          <w:rFonts w:asciiTheme="majorBidi" w:hAnsiTheme="majorBidi" w:cstheme="majorBidi"/>
          <w:b/>
          <w:bCs/>
          <w:sz w:val="24"/>
          <w:szCs w:val="24"/>
        </w:rPr>
        <w:t xml:space="preserve">A is </w:t>
      </w:r>
      <w:r w:rsidR="00197EB4" w:rsidRPr="00C17EFC">
        <w:rPr>
          <w:rFonts w:asciiTheme="majorBidi" w:hAnsiTheme="majorBidi" w:cstheme="majorBidi"/>
          <w:b/>
          <w:bCs/>
          <w:sz w:val="24"/>
          <w:szCs w:val="24"/>
        </w:rPr>
        <w:t>1</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and the price of one produced unit on field B is </w:t>
      </w:r>
      <w:r w:rsidR="00197EB4" w:rsidRPr="00C17EFC">
        <w:rPr>
          <w:rFonts w:asciiTheme="majorBidi" w:hAnsiTheme="majorBidi" w:cstheme="majorBidi"/>
          <w:b/>
          <w:bCs/>
          <w:sz w:val="24"/>
          <w:szCs w:val="24"/>
        </w:rPr>
        <w:t>3</w:t>
      </w:r>
      <w:r w:rsidRPr="00C17EFC">
        <w:rPr>
          <w:rFonts w:asciiTheme="majorBidi" w:hAnsiTheme="majorBidi" w:cstheme="majorBidi"/>
          <w:b/>
          <w:bCs/>
          <w:sz w:val="24"/>
          <w:szCs w:val="24"/>
        </w:rPr>
        <w:t>$</w:t>
      </w:r>
      <w:r w:rsidRPr="00C17EFC">
        <w:rPr>
          <w:rFonts w:asciiTheme="majorBidi" w:hAnsiTheme="majorBidi" w:cstheme="majorBidi"/>
          <w:sz w:val="24"/>
          <w:szCs w:val="24"/>
        </w:rPr>
        <w:t xml:space="preserve">? </w:t>
      </w:r>
      <w:r w:rsidR="00264832" w:rsidRPr="00C17EFC">
        <w:rPr>
          <w:rFonts w:asciiTheme="majorBidi" w:hAnsiTheme="majorBidi" w:cstheme="majorBidi"/>
          <w:sz w:val="24"/>
          <w:szCs w:val="24"/>
        </w:rPr>
        <w:t xml:space="preserve"> </w:t>
      </w:r>
      <w:r w:rsidR="00CD013B" w:rsidRPr="00BC3256">
        <w:rPr>
          <w:rFonts w:asciiTheme="majorBidi" w:hAnsiTheme="majorBidi" w:cstheme="majorBidi"/>
          <w:b/>
          <w:bCs/>
          <w:sz w:val="24"/>
          <w:szCs w:val="24"/>
        </w:rPr>
        <w:t>(6 points)</w:t>
      </w:r>
    </w:p>
    <w:p w14:paraId="2D061CB9" w14:textId="1B020366" w:rsidR="00CD013B" w:rsidRPr="00C17EFC" w:rsidRDefault="00CD013B" w:rsidP="00C17EFC">
      <w:pPr>
        <w:pStyle w:val="ListParagraph"/>
        <w:numPr>
          <w:ilvl w:val="0"/>
          <w:numId w:val="15"/>
        </w:numPr>
        <w:spacing w:line="240" w:lineRule="auto"/>
        <w:jc w:val="both"/>
        <w:rPr>
          <w:rFonts w:asciiTheme="majorBidi" w:hAnsiTheme="majorBidi" w:cstheme="majorBidi"/>
          <w:sz w:val="24"/>
          <w:szCs w:val="24"/>
        </w:rPr>
      </w:pPr>
      <w:r>
        <w:rPr>
          <w:rFonts w:asciiTheme="majorBidi" w:hAnsiTheme="majorBidi" w:cstheme="majorBidi"/>
          <w:sz w:val="24"/>
          <w:szCs w:val="24"/>
        </w:rPr>
        <w:t xml:space="preserve">What would be the wage in this market? </w:t>
      </w:r>
      <w:r w:rsidRPr="00BC3256">
        <w:rPr>
          <w:rFonts w:asciiTheme="majorBidi" w:hAnsiTheme="majorBidi" w:cstheme="majorBidi"/>
          <w:b/>
          <w:bCs/>
          <w:sz w:val="24"/>
          <w:szCs w:val="24"/>
        </w:rPr>
        <w:t>(4 points)</w:t>
      </w:r>
    </w:p>
    <w:p w14:paraId="6AF3BF66" w14:textId="77777777" w:rsidR="0064030B" w:rsidRPr="00211E7D" w:rsidRDefault="0064030B" w:rsidP="0064030B">
      <w:pPr>
        <w:spacing w:line="240" w:lineRule="auto"/>
        <w:jc w:val="both"/>
        <w:rPr>
          <w:rFonts w:asciiTheme="majorBidi" w:hAnsiTheme="majorBidi" w:cstheme="majorBidi"/>
          <w:sz w:val="24"/>
          <w:szCs w:val="24"/>
        </w:rPr>
      </w:pPr>
    </w:p>
    <w:p w14:paraId="4BEEFF5B" w14:textId="77777777" w:rsidR="00197EB4" w:rsidRDefault="00197EB4">
      <w:pPr>
        <w:rPr>
          <w:rFonts w:asciiTheme="majorHAnsi" w:eastAsiaTheme="majorEastAsia" w:hAnsiTheme="majorHAnsi" w:cstheme="majorBidi"/>
          <w:bCs/>
          <w:color w:val="2F5496" w:themeColor="accent1" w:themeShade="BF"/>
          <w:sz w:val="24"/>
          <w:szCs w:val="24"/>
        </w:rPr>
      </w:pPr>
      <w:r>
        <w:rPr>
          <w:bCs/>
          <w:sz w:val="24"/>
          <w:szCs w:val="24"/>
        </w:rPr>
        <w:br w:type="page"/>
      </w:r>
    </w:p>
    <w:p w14:paraId="3C5E3E98" w14:textId="60C6F698" w:rsidR="00197EB4" w:rsidRDefault="00197EB4" w:rsidP="00197EB4">
      <w:pPr>
        <w:pStyle w:val="Heading1"/>
        <w:rPr>
          <w:bCs/>
          <w:sz w:val="24"/>
          <w:szCs w:val="24"/>
        </w:rPr>
      </w:pPr>
      <w:r w:rsidRPr="005831AF">
        <w:rPr>
          <w:bCs/>
          <w:sz w:val="24"/>
          <w:szCs w:val="24"/>
        </w:rPr>
        <w:lastRenderedPageBreak/>
        <w:t>Answer</w:t>
      </w:r>
    </w:p>
    <w:p w14:paraId="4759F0AD"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A</w:t>
      </w:r>
    </w:p>
    <w:tbl>
      <w:tblPr>
        <w:tblStyle w:val="TableGrid"/>
        <w:tblW w:w="0" w:type="auto"/>
        <w:tblLook w:val="04A0" w:firstRow="1" w:lastRow="0" w:firstColumn="1" w:lastColumn="0" w:noHBand="0" w:noVBand="1"/>
      </w:tblPr>
      <w:tblGrid>
        <w:gridCol w:w="1381"/>
        <w:gridCol w:w="1487"/>
        <w:gridCol w:w="1616"/>
        <w:gridCol w:w="1480"/>
        <w:gridCol w:w="1737"/>
        <w:gridCol w:w="1361"/>
      </w:tblGrid>
      <w:tr w:rsidR="00197EB4" w:rsidRPr="009E658D" w14:paraId="7F488AA9" w14:textId="77777777" w:rsidTr="003F10F7">
        <w:tc>
          <w:tcPr>
            <w:tcW w:w="1381" w:type="dxa"/>
          </w:tcPr>
          <w:p w14:paraId="6072FAF5" w14:textId="77777777" w:rsidR="00197EB4" w:rsidRPr="009E658D" w:rsidRDefault="00197EB4" w:rsidP="003F10F7">
            <w:pPr>
              <w:jc w:val="center"/>
              <w:rPr>
                <w:rFonts w:asciiTheme="majorBidi" w:hAnsiTheme="majorBidi" w:cstheme="majorBidi"/>
                <w:sz w:val="24"/>
                <w:szCs w:val="24"/>
              </w:rPr>
            </w:pPr>
            <w:bookmarkStart w:id="4" w:name="_Hlk82792592"/>
            <w:r w:rsidRPr="009E658D">
              <w:rPr>
                <w:rFonts w:asciiTheme="majorBidi" w:hAnsiTheme="majorBidi" w:cstheme="majorBidi"/>
                <w:sz w:val="24"/>
                <w:szCs w:val="24"/>
              </w:rPr>
              <w:t>L</w:t>
            </w:r>
          </w:p>
        </w:tc>
        <w:tc>
          <w:tcPr>
            <w:tcW w:w="1487" w:type="dxa"/>
          </w:tcPr>
          <w:p w14:paraId="3612683D"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616" w:type="dxa"/>
          </w:tcPr>
          <w:p w14:paraId="7B35C0D3"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80" w:type="dxa"/>
          </w:tcPr>
          <w:p w14:paraId="58336898" w14:textId="77777777" w:rsidR="00197EB4" w:rsidRDefault="00197EB4" w:rsidP="003F10F7">
            <w:pPr>
              <w:jc w:val="center"/>
              <w:rPr>
                <w:rFonts w:asciiTheme="majorBidi" w:hAnsiTheme="majorBidi" w:cstheme="majorBidi"/>
                <w:sz w:val="24"/>
                <w:szCs w:val="24"/>
              </w:rPr>
            </w:pPr>
            <w:r>
              <w:rPr>
                <w:rFonts w:asciiTheme="majorBidi" w:hAnsiTheme="majorBidi" w:cstheme="majorBidi"/>
                <w:sz w:val="24"/>
                <w:szCs w:val="24"/>
              </w:rPr>
              <w:t>Price ($)</w:t>
            </w:r>
          </w:p>
        </w:tc>
        <w:tc>
          <w:tcPr>
            <w:tcW w:w="1737" w:type="dxa"/>
          </w:tcPr>
          <w:p w14:paraId="4740787E"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 xml:space="preserve">VMP (Value Marginal Product) </w:t>
            </w:r>
          </w:p>
        </w:tc>
        <w:tc>
          <w:tcPr>
            <w:tcW w:w="1361" w:type="dxa"/>
          </w:tcPr>
          <w:p w14:paraId="0F5B5B7C"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3ED15221" w14:textId="77777777" w:rsidR="00197EB4" w:rsidRPr="003741AD" w:rsidRDefault="00197EB4" w:rsidP="003F10F7">
            <w:pPr>
              <w:jc w:val="center"/>
              <w:rPr>
                <w:rFonts w:asciiTheme="majorBidi" w:eastAsiaTheme="minorEastAsia" w:hAnsiTheme="majorBidi" w:cstheme="majorBidi"/>
                <w:sz w:val="24"/>
                <w:szCs w:val="24"/>
              </w:rPr>
            </w:pPr>
          </w:p>
        </w:tc>
      </w:tr>
      <w:tr w:rsidR="002A7663" w:rsidRPr="009E658D" w14:paraId="2767812A" w14:textId="77777777" w:rsidTr="003F10F7">
        <w:tc>
          <w:tcPr>
            <w:tcW w:w="1381" w:type="dxa"/>
          </w:tcPr>
          <w:p w14:paraId="1CFC6AF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487" w:type="dxa"/>
          </w:tcPr>
          <w:p w14:paraId="1AA012B2" w14:textId="20E65AD7"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616" w:type="dxa"/>
          </w:tcPr>
          <w:p w14:paraId="09F9FA67" w14:textId="60C5D225"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80" w:type="dxa"/>
          </w:tcPr>
          <w:p w14:paraId="5607FCAF" w14:textId="37138A3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737" w:type="dxa"/>
          </w:tcPr>
          <w:p w14:paraId="0B75B96B" w14:textId="77777777" w:rsidR="002A7663" w:rsidRPr="009E658D" w:rsidRDefault="002A7663" w:rsidP="002A7663">
            <w:pPr>
              <w:jc w:val="center"/>
              <w:rPr>
                <w:rFonts w:asciiTheme="majorBidi" w:hAnsiTheme="majorBidi" w:cstheme="majorBidi"/>
                <w:sz w:val="24"/>
                <w:szCs w:val="24"/>
              </w:rPr>
            </w:pPr>
          </w:p>
        </w:tc>
        <w:tc>
          <w:tcPr>
            <w:tcW w:w="1361" w:type="dxa"/>
          </w:tcPr>
          <w:p w14:paraId="3E56EA4E" w14:textId="77777777" w:rsidR="002A7663" w:rsidRPr="009E658D" w:rsidRDefault="002A7663" w:rsidP="002A7663">
            <w:pPr>
              <w:jc w:val="center"/>
              <w:rPr>
                <w:rFonts w:asciiTheme="majorBidi" w:hAnsiTheme="majorBidi" w:cstheme="majorBidi"/>
                <w:sz w:val="24"/>
                <w:szCs w:val="24"/>
              </w:rPr>
            </w:pPr>
          </w:p>
        </w:tc>
      </w:tr>
      <w:tr w:rsidR="002A7663" w:rsidRPr="009E658D" w14:paraId="3B332446" w14:textId="77777777" w:rsidTr="003F10F7">
        <w:tc>
          <w:tcPr>
            <w:tcW w:w="1381" w:type="dxa"/>
          </w:tcPr>
          <w:p w14:paraId="48D2DF08" w14:textId="77777777" w:rsidR="002A7663" w:rsidRPr="00D975AF" w:rsidRDefault="002A7663" w:rsidP="002A7663">
            <w:pPr>
              <w:jc w:val="center"/>
              <w:rPr>
                <w:rFonts w:asciiTheme="majorBidi" w:hAnsiTheme="majorBidi" w:cstheme="majorBidi"/>
                <w:sz w:val="24"/>
                <w:szCs w:val="24"/>
              </w:rPr>
            </w:pPr>
            <w:r w:rsidRPr="00D975AF">
              <w:rPr>
                <w:rFonts w:asciiTheme="majorBidi" w:hAnsiTheme="majorBidi" w:cstheme="majorBidi"/>
                <w:sz w:val="24"/>
                <w:szCs w:val="24"/>
              </w:rPr>
              <w:t>1</w:t>
            </w:r>
          </w:p>
        </w:tc>
        <w:tc>
          <w:tcPr>
            <w:tcW w:w="1487" w:type="dxa"/>
          </w:tcPr>
          <w:p w14:paraId="5CC30747" w14:textId="33A4AC4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616" w:type="dxa"/>
          </w:tcPr>
          <w:p w14:paraId="40FB12AC" w14:textId="7D24C36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480" w:type="dxa"/>
          </w:tcPr>
          <w:p w14:paraId="7B082F31" w14:textId="224A668E"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04075B6C" w14:textId="2C5D95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361" w:type="dxa"/>
          </w:tcPr>
          <w:p w14:paraId="294AF203" w14:textId="16022E61"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r>
      <w:tr w:rsidR="002A7663" w:rsidRPr="009E658D" w14:paraId="19243F48" w14:textId="77777777" w:rsidTr="003F10F7">
        <w:tc>
          <w:tcPr>
            <w:tcW w:w="1381" w:type="dxa"/>
          </w:tcPr>
          <w:p w14:paraId="34035A5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487" w:type="dxa"/>
          </w:tcPr>
          <w:p w14:paraId="7FAD64F6" w14:textId="58C65D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c>
          <w:tcPr>
            <w:tcW w:w="1616" w:type="dxa"/>
          </w:tcPr>
          <w:p w14:paraId="3A073BC3" w14:textId="700C960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480" w:type="dxa"/>
          </w:tcPr>
          <w:p w14:paraId="428C6E33" w14:textId="77F69EBC"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206C6382" w14:textId="0828E83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361" w:type="dxa"/>
          </w:tcPr>
          <w:p w14:paraId="793248EA" w14:textId="568072C6"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13</w:t>
            </w:r>
          </w:p>
        </w:tc>
      </w:tr>
      <w:tr w:rsidR="002A7663" w:rsidRPr="009E658D" w14:paraId="1BD28FD0" w14:textId="77777777" w:rsidTr="003F10F7">
        <w:tc>
          <w:tcPr>
            <w:tcW w:w="1381" w:type="dxa"/>
          </w:tcPr>
          <w:p w14:paraId="1E9C73D1"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487" w:type="dxa"/>
          </w:tcPr>
          <w:p w14:paraId="7313D76A" w14:textId="1B800BF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c>
          <w:tcPr>
            <w:tcW w:w="1616" w:type="dxa"/>
          </w:tcPr>
          <w:p w14:paraId="5B3BEA14" w14:textId="3713CBF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480" w:type="dxa"/>
          </w:tcPr>
          <w:p w14:paraId="248FE2C0" w14:textId="3C82F7A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3EFA9F4A" w14:textId="2B3F3D6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5</w:t>
            </w:r>
          </w:p>
        </w:tc>
        <w:tc>
          <w:tcPr>
            <w:tcW w:w="1361" w:type="dxa"/>
          </w:tcPr>
          <w:p w14:paraId="2FBDB4EC" w14:textId="1BEF0DC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18</w:t>
            </w:r>
          </w:p>
        </w:tc>
      </w:tr>
      <w:tr w:rsidR="002A7663" w:rsidRPr="009E658D" w14:paraId="72DAAD2C" w14:textId="77777777" w:rsidTr="003F10F7">
        <w:tc>
          <w:tcPr>
            <w:tcW w:w="1381" w:type="dxa"/>
          </w:tcPr>
          <w:p w14:paraId="77E3DC60"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487" w:type="dxa"/>
          </w:tcPr>
          <w:p w14:paraId="7B8A4974" w14:textId="38FA701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c>
          <w:tcPr>
            <w:tcW w:w="1616" w:type="dxa"/>
          </w:tcPr>
          <w:p w14:paraId="0330EDA4" w14:textId="7D81817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80" w:type="dxa"/>
          </w:tcPr>
          <w:p w14:paraId="071961DB" w14:textId="695B9F30"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73CBC7A7" w14:textId="45AD583C"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361" w:type="dxa"/>
          </w:tcPr>
          <w:p w14:paraId="6BB7523C" w14:textId="6FBA101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22</w:t>
            </w:r>
          </w:p>
        </w:tc>
      </w:tr>
      <w:tr w:rsidR="002A7663" w:rsidRPr="009E658D" w14:paraId="1529C600" w14:textId="77777777" w:rsidTr="003F10F7">
        <w:tc>
          <w:tcPr>
            <w:tcW w:w="1381" w:type="dxa"/>
          </w:tcPr>
          <w:p w14:paraId="4A32680C"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5</w:t>
            </w:r>
          </w:p>
        </w:tc>
        <w:tc>
          <w:tcPr>
            <w:tcW w:w="1487" w:type="dxa"/>
          </w:tcPr>
          <w:p w14:paraId="0ACE5FF7" w14:textId="173C015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c>
          <w:tcPr>
            <w:tcW w:w="1616" w:type="dxa"/>
          </w:tcPr>
          <w:p w14:paraId="2A4444C6" w14:textId="74BE060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80" w:type="dxa"/>
          </w:tcPr>
          <w:p w14:paraId="180F22B2" w14:textId="6BC40F66" w:rsidR="002A7663" w:rsidRPr="009E658D" w:rsidRDefault="002A7663" w:rsidP="002A7663">
            <w:pPr>
              <w:jc w:val="center"/>
              <w:rPr>
                <w:rFonts w:asciiTheme="majorBidi" w:hAnsiTheme="majorBidi" w:cstheme="majorBidi"/>
                <w:sz w:val="24"/>
                <w:szCs w:val="24"/>
              </w:rPr>
            </w:pPr>
            <w:r w:rsidRPr="00836FFE">
              <w:rPr>
                <w:rFonts w:asciiTheme="majorBidi" w:hAnsiTheme="majorBidi" w:cstheme="majorBidi"/>
                <w:sz w:val="24"/>
                <w:szCs w:val="24"/>
              </w:rPr>
              <w:t>1</w:t>
            </w:r>
          </w:p>
        </w:tc>
        <w:tc>
          <w:tcPr>
            <w:tcW w:w="1737" w:type="dxa"/>
          </w:tcPr>
          <w:p w14:paraId="17B2B413" w14:textId="1D54B7E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361" w:type="dxa"/>
          </w:tcPr>
          <w:p w14:paraId="3DB2F33A" w14:textId="5515C8DA"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23</w:t>
            </w:r>
          </w:p>
        </w:tc>
      </w:tr>
      <w:bookmarkEnd w:id="4"/>
    </w:tbl>
    <w:p w14:paraId="7E9D9DE0" w14:textId="77777777" w:rsidR="00197EB4" w:rsidRDefault="00197EB4" w:rsidP="00197EB4">
      <w:pPr>
        <w:spacing w:line="240" w:lineRule="auto"/>
        <w:jc w:val="both"/>
        <w:rPr>
          <w:rFonts w:asciiTheme="majorBidi" w:hAnsiTheme="majorBidi" w:cstheme="majorBidi"/>
          <w:sz w:val="24"/>
          <w:szCs w:val="24"/>
        </w:rPr>
      </w:pPr>
    </w:p>
    <w:p w14:paraId="7FBE9D32" w14:textId="77777777" w:rsidR="00197EB4" w:rsidRPr="009E658D" w:rsidRDefault="00197EB4" w:rsidP="00197EB4">
      <w:pPr>
        <w:spacing w:line="240" w:lineRule="auto"/>
        <w:jc w:val="both"/>
        <w:rPr>
          <w:rFonts w:asciiTheme="majorBidi" w:hAnsiTheme="majorBidi" w:cstheme="majorBidi"/>
          <w:sz w:val="24"/>
          <w:szCs w:val="24"/>
        </w:rPr>
      </w:pPr>
      <w:r w:rsidRPr="009E658D">
        <w:rPr>
          <w:rFonts w:asciiTheme="majorBidi" w:hAnsiTheme="majorBidi" w:cstheme="majorBidi"/>
          <w:sz w:val="24"/>
          <w:szCs w:val="24"/>
        </w:rPr>
        <w:t>Field B</w:t>
      </w:r>
    </w:p>
    <w:tbl>
      <w:tblPr>
        <w:tblStyle w:val="TableGrid"/>
        <w:tblW w:w="9062" w:type="dxa"/>
        <w:tblLook w:val="04A0" w:firstRow="1" w:lastRow="0" w:firstColumn="1" w:lastColumn="0" w:noHBand="0" w:noVBand="1"/>
      </w:tblPr>
      <w:tblGrid>
        <w:gridCol w:w="1458"/>
        <w:gridCol w:w="1560"/>
        <w:gridCol w:w="1500"/>
        <w:gridCol w:w="1451"/>
        <w:gridCol w:w="1576"/>
        <w:gridCol w:w="1517"/>
      </w:tblGrid>
      <w:tr w:rsidR="00197EB4" w:rsidRPr="009E658D" w14:paraId="26B2606E" w14:textId="77777777" w:rsidTr="003F10F7">
        <w:tc>
          <w:tcPr>
            <w:tcW w:w="1458" w:type="dxa"/>
          </w:tcPr>
          <w:p w14:paraId="4EA18D0F"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L</w:t>
            </w:r>
          </w:p>
        </w:tc>
        <w:tc>
          <w:tcPr>
            <w:tcW w:w="1560" w:type="dxa"/>
          </w:tcPr>
          <w:p w14:paraId="26AD6911" w14:textId="77777777" w:rsidR="00197EB4" w:rsidRPr="009E658D" w:rsidRDefault="00197EB4" w:rsidP="003F10F7">
            <w:pPr>
              <w:jc w:val="center"/>
              <w:rPr>
                <w:rFonts w:asciiTheme="majorBidi" w:hAnsiTheme="majorBidi" w:cstheme="majorBidi"/>
                <w:sz w:val="24"/>
                <w:szCs w:val="24"/>
              </w:rPr>
            </w:pPr>
            <w:r w:rsidRPr="009E658D">
              <w:rPr>
                <w:rFonts w:asciiTheme="majorBidi" w:hAnsiTheme="majorBidi" w:cstheme="majorBidi"/>
                <w:sz w:val="24"/>
                <w:szCs w:val="24"/>
              </w:rPr>
              <w:t>TP</w:t>
            </w:r>
          </w:p>
        </w:tc>
        <w:tc>
          <w:tcPr>
            <w:tcW w:w="1500" w:type="dxa"/>
          </w:tcPr>
          <w:p w14:paraId="65A48B3D"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MP (Marginal Product)</w:t>
            </w:r>
          </w:p>
        </w:tc>
        <w:tc>
          <w:tcPr>
            <w:tcW w:w="1451" w:type="dxa"/>
          </w:tcPr>
          <w:p w14:paraId="747E89BC" w14:textId="77777777" w:rsidR="00197EB4" w:rsidRDefault="00197EB4" w:rsidP="003F10F7">
            <w:pPr>
              <w:jc w:val="center"/>
              <w:rPr>
                <w:rFonts w:asciiTheme="majorBidi" w:hAnsiTheme="majorBidi" w:cstheme="majorBidi"/>
                <w:sz w:val="24"/>
                <w:szCs w:val="24"/>
              </w:rPr>
            </w:pPr>
            <w:r w:rsidRPr="00425C9E">
              <w:rPr>
                <w:rFonts w:asciiTheme="majorBidi" w:hAnsiTheme="majorBidi" w:cstheme="majorBidi"/>
                <w:sz w:val="24"/>
                <w:szCs w:val="24"/>
              </w:rPr>
              <w:t>Price ($)</w:t>
            </w:r>
          </w:p>
        </w:tc>
        <w:tc>
          <w:tcPr>
            <w:tcW w:w="1576" w:type="dxa"/>
          </w:tcPr>
          <w:p w14:paraId="3576E4B0" w14:textId="77777777" w:rsidR="00197EB4" w:rsidRPr="009E658D" w:rsidRDefault="00197EB4" w:rsidP="003F10F7">
            <w:pPr>
              <w:jc w:val="center"/>
              <w:rPr>
                <w:rFonts w:asciiTheme="majorBidi" w:hAnsiTheme="majorBidi" w:cstheme="majorBidi"/>
                <w:sz w:val="24"/>
                <w:szCs w:val="24"/>
              </w:rPr>
            </w:pPr>
            <w:r>
              <w:rPr>
                <w:rFonts w:asciiTheme="majorBidi" w:hAnsiTheme="majorBidi" w:cstheme="majorBidi"/>
                <w:sz w:val="24"/>
                <w:szCs w:val="24"/>
              </w:rPr>
              <w:t>VMP (Value Marginal Product)</w:t>
            </w:r>
          </w:p>
        </w:tc>
        <w:tc>
          <w:tcPr>
            <w:tcW w:w="1517" w:type="dxa"/>
          </w:tcPr>
          <w:p w14:paraId="2D30034A" w14:textId="77777777" w:rsidR="00197EB4" w:rsidRPr="003741AD" w:rsidRDefault="00197EB4" w:rsidP="003F10F7">
            <w:pPr>
              <w:jc w:val="center"/>
              <w:rPr>
                <w:rFonts w:asciiTheme="majorBidi" w:eastAsiaTheme="minorEastAsia" w:hAnsiTheme="majorBidi" w:cstheme="majorBidi"/>
                <w:sz w:val="24"/>
                <w:szCs w:val="24"/>
              </w:rPr>
            </w:pPr>
            <m:oMathPara>
              <m:oMath>
                <m:r>
                  <w:rPr>
                    <w:rFonts w:ascii="Cambria Math" w:hAnsi="Cambria Math" w:cstheme="majorBidi"/>
                    <w:sz w:val="24"/>
                    <w:szCs w:val="24"/>
                  </w:rPr>
                  <m:t>∑VMP</m:t>
                </m:r>
              </m:oMath>
            </m:oMathPara>
          </w:p>
          <w:p w14:paraId="25FAEF13" w14:textId="77777777" w:rsidR="00197EB4" w:rsidRDefault="00197EB4" w:rsidP="003F10F7">
            <w:pPr>
              <w:jc w:val="center"/>
              <w:rPr>
                <w:rFonts w:asciiTheme="majorBidi" w:hAnsiTheme="majorBidi" w:cstheme="majorBidi"/>
                <w:sz w:val="24"/>
                <w:szCs w:val="24"/>
              </w:rPr>
            </w:pPr>
          </w:p>
        </w:tc>
      </w:tr>
      <w:tr w:rsidR="002A7663" w:rsidRPr="009E658D" w14:paraId="6CF504B0" w14:textId="77777777" w:rsidTr="003F10F7">
        <w:tc>
          <w:tcPr>
            <w:tcW w:w="1458" w:type="dxa"/>
          </w:tcPr>
          <w:p w14:paraId="242A1C1A"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0</w:t>
            </w:r>
          </w:p>
        </w:tc>
        <w:tc>
          <w:tcPr>
            <w:tcW w:w="1560" w:type="dxa"/>
          </w:tcPr>
          <w:p w14:paraId="7E84D780" w14:textId="5DCBF8DE" w:rsidR="002A7663" w:rsidRPr="009E658D" w:rsidRDefault="002A7663" w:rsidP="002A7663">
            <w:pPr>
              <w:jc w:val="center"/>
              <w:rPr>
                <w:rFonts w:asciiTheme="majorBidi" w:hAnsiTheme="majorBidi" w:cstheme="majorBidi"/>
                <w:sz w:val="24"/>
                <w:szCs w:val="24"/>
              </w:rPr>
            </w:pPr>
            <w:r w:rsidRPr="00211E7D">
              <w:rPr>
                <w:rFonts w:asciiTheme="majorBidi" w:hAnsiTheme="majorBidi" w:cstheme="majorBidi"/>
                <w:sz w:val="24"/>
                <w:szCs w:val="24"/>
              </w:rPr>
              <w:t>0</w:t>
            </w:r>
          </w:p>
        </w:tc>
        <w:tc>
          <w:tcPr>
            <w:tcW w:w="1500" w:type="dxa"/>
          </w:tcPr>
          <w:p w14:paraId="494C4355" w14:textId="77777777" w:rsidR="002A7663" w:rsidRPr="009E658D" w:rsidRDefault="002A7663" w:rsidP="002A7663">
            <w:pPr>
              <w:jc w:val="center"/>
              <w:rPr>
                <w:rFonts w:asciiTheme="majorBidi" w:hAnsiTheme="majorBidi" w:cstheme="majorBidi"/>
                <w:sz w:val="24"/>
                <w:szCs w:val="24"/>
              </w:rPr>
            </w:pPr>
          </w:p>
        </w:tc>
        <w:tc>
          <w:tcPr>
            <w:tcW w:w="1451" w:type="dxa"/>
          </w:tcPr>
          <w:p w14:paraId="0DBFFB35" w14:textId="38BF620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76" w:type="dxa"/>
          </w:tcPr>
          <w:p w14:paraId="1914E63D" w14:textId="77777777" w:rsidR="002A7663" w:rsidRPr="009E658D" w:rsidRDefault="002A7663" w:rsidP="002A7663">
            <w:pPr>
              <w:jc w:val="center"/>
              <w:rPr>
                <w:rFonts w:asciiTheme="majorBidi" w:hAnsiTheme="majorBidi" w:cstheme="majorBidi"/>
                <w:sz w:val="24"/>
                <w:szCs w:val="24"/>
              </w:rPr>
            </w:pPr>
          </w:p>
        </w:tc>
        <w:tc>
          <w:tcPr>
            <w:tcW w:w="1517" w:type="dxa"/>
          </w:tcPr>
          <w:p w14:paraId="51D17EA9" w14:textId="77777777" w:rsidR="002A7663" w:rsidRPr="009E658D" w:rsidRDefault="002A7663" w:rsidP="002A7663">
            <w:pPr>
              <w:jc w:val="center"/>
              <w:rPr>
                <w:rFonts w:asciiTheme="majorBidi" w:hAnsiTheme="majorBidi" w:cstheme="majorBidi"/>
                <w:sz w:val="24"/>
                <w:szCs w:val="24"/>
              </w:rPr>
            </w:pPr>
          </w:p>
        </w:tc>
      </w:tr>
      <w:tr w:rsidR="002A7663" w:rsidRPr="009E658D" w14:paraId="34C24B51" w14:textId="77777777" w:rsidTr="003F10F7">
        <w:tc>
          <w:tcPr>
            <w:tcW w:w="1458" w:type="dxa"/>
          </w:tcPr>
          <w:p w14:paraId="0EC1D857"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1</w:t>
            </w:r>
          </w:p>
        </w:tc>
        <w:tc>
          <w:tcPr>
            <w:tcW w:w="1560" w:type="dxa"/>
          </w:tcPr>
          <w:p w14:paraId="3D953395" w14:textId="16D727F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500" w:type="dxa"/>
          </w:tcPr>
          <w:p w14:paraId="1FE8BAE4" w14:textId="56F5057E"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4</w:t>
            </w:r>
          </w:p>
        </w:tc>
        <w:tc>
          <w:tcPr>
            <w:tcW w:w="1451" w:type="dxa"/>
          </w:tcPr>
          <w:p w14:paraId="3E56758D" w14:textId="2398CE8C"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15E868F5" w14:textId="0324999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c>
          <w:tcPr>
            <w:tcW w:w="1517" w:type="dxa"/>
          </w:tcPr>
          <w:p w14:paraId="100F4477" w14:textId="7CF0A211"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12</w:t>
            </w:r>
          </w:p>
        </w:tc>
      </w:tr>
      <w:tr w:rsidR="002A7663" w:rsidRPr="009E658D" w14:paraId="26580B77" w14:textId="77777777" w:rsidTr="003F10F7">
        <w:tc>
          <w:tcPr>
            <w:tcW w:w="1458" w:type="dxa"/>
          </w:tcPr>
          <w:p w14:paraId="1CD04436" w14:textId="77777777" w:rsidR="002A7663" w:rsidRPr="009E658D" w:rsidRDefault="002A7663" w:rsidP="002A7663">
            <w:pPr>
              <w:jc w:val="center"/>
              <w:rPr>
                <w:rFonts w:asciiTheme="majorBidi" w:hAnsiTheme="majorBidi" w:cstheme="majorBidi"/>
                <w:sz w:val="24"/>
                <w:szCs w:val="24"/>
              </w:rPr>
            </w:pPr>
            <w:r w:rsidRPr="009E658D">
              <w:rPr>
                <w:rFonts w:asciiTheme="majorBidi" w:hAnsiTheme="majorBidi" w:cstheme="majorBidi"/>
                <w:sz w:val="24"/>
                <w:szCs w:val="24"/>
              </w:rPr>
              <w:t>2</w:t>
            </w:r>
          </w:p>
        </w:tc>
        <w:tc>
          <w:tcPr>
            <w:tcW w:w="1560" w:type="dxa"/>
          </w:tcPr>
          <w:p w14:paraId="7CD580AA" w14:textId="566738A6"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7</w:t>
            </w:r>
          </w:p>
        </w:tc>
        <w:tc>
          <w:tcPr>
            <w:tcW w:w="1500" w:type="dxa"/>
          </w:tcPr>
          <w:p w14:paraId="25B5EAAD" w14:textId="5C6310F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451" w:type="dxa"/>
          </w:tcPr>
          <w:p w14:paraId="4EF8BE7F" w14:textId="6E3C0641"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37B0EB33" w14:textId="6819BAE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17" w:type="dxa"/>
          </w:tcPr>
          <w:p w14:paraId="193BCDEF" w14:textId="6B61941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21</w:t>
            </w:r>
          </w:p>
        </w:tc>
      </w:tr>
      <w:tr w:rsidR="002A7663" w:rsidRPr="009E658D" w14:paraId="0C656231" w14:textId="77777777" w:rsidTr="003F10F7">
        <w:tc>
          <w:tcPr>
            <w:tcW w:w="1458" w:type="dxa"/>
          </w:tcPr>
          <w:p w14:paraId="1ABC8C3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3</w:t>
            </w:r>
          </w:p>
        </w:tc>
        <w:tc>
          <w:tcPr>
            <w:tcW w:w="1560" w:type="dxa"/>
          </w:tcPr>
          <w:p w14:paraId="4E5B74AA" w14:textId="660218E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9</w:t>
            </w:r>
          </w:p>
        </w:tc>
        <w:tc>
          <w:tcPr>
            <w:tcW w:w="1500" w:type="dxa"/>
          </w:tcPr>
          <w:p w14:paraId="25978C6E" w14:textId="3DA897AF"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2</w:t>
            </w:r>
          </w:p>
        </w:tc>
        <w:tc>
          <w:tcPr>
            <w:tcW w:w="1451" w:type="dxa"/>
          </w:tcPr>
          <w:p w14:paraId="41F3164D" w14:textId="2570F7B3"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25AB669C" w14:textId="4C4B291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6</w:t>
            </w:r>
          </w:p>
        </w:tc>
        <w:tc>
          <w:tcPr>
            <w:tcW w:w="1517" w:type="dxa"/>
          </w:tcPr>
          <w:p w14:paraId="3B8C31F5" w14:textId="6C19881F"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27</w:t>
            </w:r>
          </w:p>
        </w:tc>
      </w:tr>
      <w:tr w:rsidR="002A7663" w:rsidRPr="009E658D" w14:paraId="1A0CFF6E" w14:textId="77777777" w:rsidTr="003F10F7">
        <w:tc>
          <w:tcPr>
            <w:tcW w:w="1458" w:type="dxa"/>
          </w:tcPr>
          <w:p w14:paraId="2874B1A4"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4</w:t>
            </w:r>
          </w:p>
        </w:tc>
        <w:tc>
          <w:tcPr>
            <w:tcW w:w="1560" w:type="dxa"/>
          </w:tcPr>
          <w:p w14:paraId="1FCFB121" w14:textId="7C6CF4A0"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DCAFC93" w14:textId="3BD07593"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w:t>
            </w:r>
          </w:p>
        </w:tc>
        <w:tc>
          <w:tcPr>
            <w:tcW w:w="1451" w:type="dxa"/>
          </w:tcPr>
          <w:p w14:paraId="6F489F71" w14:textId="6CA61570"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50199E9F" w14:textId="49B972C7"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3</w:t>
            </w:r>
          </w:p>
        </w:tc>
        <w:tc>
          <w:tcPr>
            <w:tcW w:w="1517" w:type="dxa"/>
          </w:tcPr>
          <w:p w14:paraId="01E71B3F" w14:textId="2A3C88C5"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r w:rsidR="002A7663" w:rsidRPr="009E658D" w14:paraId="1DB8AB74" w14:textId="77777777" w:rsidTr="003F10F7">
        <w:tc>
          <w:tcPr>
            <w:tcW w:w="1458" w:type="dxa"/>
          </w:tcPr>
          <w:p w14:paraId="7FAFD3A2" w14:textId="77777777" w:rsidR="002A7663" w:rsidRPr="00197EB4" w:rsidRDefault="002A7663" w:rsidP="002A7663">
            <w:pPr>
              <w:jc w:val="center"/>
              <w:rPr>
                <w:rFonts w:asciiTheme="majorBidi" w:hAnsiTheme="majorBidi" w:cstheme="majorBidi"/>
                <w:sz w:val="24"/>
                <w:szCs w:val="24"/>
              </w:rPr>
            </w:pPr>
            <w:r w:rsidRPr="00197EB4">
              <w:rPr>
                <w:rFonts w:asciiTheme="majorBidi" w:hAnsiTheme="majorBidi" w:cstheme="majorBidi"/>
                <w:sz w:val="24"/>
                <w:szCs w:val="24"/>
              </w:rPr>
              <w:t>5</w:t>
            </w:r>
          </w:p>
        </w:tc>
        <w:tc>
          <w:tcPr>
            <w:tcW w:w="1560" w:type="dxa"/>
          </w:tcPr>
          <w:p w14:paraId="1756F94C" w14:textId="1FAD6CC9"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10</w:t>
            </w:r>
          </w:p>
        </w:tc>
        <w:tc>
          <w:tcPr>
            <w:tcW w:w="1500" w:type="dxa"/>
          </w:tcPr>
          <w:p w14:paraId="7EA68D6E" w14:textId="11BE1E2B"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451" w:type="dxa"/>
          </w:tcPr>
          <w:p w14:paraId="568CB756" w14:textId="7376512A" w:rsidR="002A7663" w:rsidRPr="009E658D" w:rsidRDefault="002A7663" w:rsidP="002A7663">
            <w:pPr>
              <w:jc w:val="center"/>
              <w:rPr>
                <w:rFonts w:asciiTheme="majorBidi" w:hAnsiTheme="majorBidi" w:cstheme="majorBidi"/>
                <w:sz w:val="24"/>
                <w:szCs w:val="24"/>
              </w:rPr>
            </w:pPr>
            <w:r w:rsidRPr="00B05F44">
              <w:rPr>
                <w:rFonts w:asciiTheme="majorBidi" w:hAnsiTheme="majorBidi" w:cstheme="majorBidi"/>
                <w:sz w:val="24"/>
                <w:szCs w:val="24"/>
              </w:rPr>
              <w:t>3</w:t>
            </w:r>
          </w:p>
        </w:tc>
        <w:tc>
          <w:tcPr>
            <w:tcW w:w="1576" w:type="dxa"/>
          </w:tcPr>
          <w:p w14:paraId="6F623A2D" w14:textId="76A37C18" w:rsidR="002A7663" w:rsidRPr="009E658D" w:rsidRDefault="002A7663" w:rsidP="002A7663">
            <w:pPr>
              <w:jc w:val="center"/>
              <w:rPr>
                <w:rFonts w:asciiTheme="majorBidi" w:hAnsiTheme="majorBidi" w:cstheme="majorBidi"/>
                <w:sz w:val="24"/>
                <w:szCs w:val="24"/>
              </w:rPr>
            </w:pPr>
            <w:r>
              <w:rPr>
                <w:rFonts w:asciiTheme="majorBidi" w:hAnsiTheme="majorBidi" w:cstheme="majorBidi"/>
                <w:sz w:val="24"/>
                <w:szCs w:val="24"/>
              </w:rPr>
              <w:t>0</w:t>
            </w:r>
          </w:p>
        </w:tc>
        <w:tc>
          <w:tcPr>
            <w:tcW w:w="1517" w:type="dxa"/>
          </w:tcPr>
          <w:p w14:paraId="265ECBAE" w14:textId="36923F42" w:rsidR="002A7663" w:rsidRPr="00197EB4" w:rsidRDefault="002A7663" w:rsidP="002A7663">
            <w:pPr>
              <w:jc w:val="center"/>
              <w:rPr>
                <w:rFonts w:asciiTheme="majorBidi" w:hAnsiTheme="majorBidi" w:cstheme="majorBidi"/>
                <w:sz w:val="24"/>
                <w:szCs w:val="24"/>
              </w:rPr>
            </w:pPr>
            <w:r>
              <w:rPr>
                <w:rFonts w:asciiTheme="majorBidi" w:hAnsiTheme="majorBidi" w:cstheme="majorBidi"/>
                <w:sz w:val="24"/>
                <w:szCs w:val="24"/>
              </w:rPr>
              <w:t>30</w:t>
            </w:r>
          </w:p>
        </w:tc>
      </w:tr>
    </w:tbl>
    <w:p w14:paraId="5096416E" w14:textId="77777777" w:rsidR="00197EB4" w:rsidRPr="009E658D" w:rsidRDefault="00197EB4" w:rsidP="00197EB4">
      <w:pPr>
        <w:spacing w:line="240" w:lineRule="auto"/>
        <w:jc w:val="both"/>
        <w:rPr>
          <w:rFonts w:asciiTheme="majorBidi" w:hAnsiTheme="majorBidi" w:cstheme="majorBidi"/>
          <w:b/>
          <w:sz w:val="24"/>
          <w:szCs w:val="24"/>
        </w:rPr>
      </w:pPr>
    </w:p>
    <w:p w14:paraId="2F58ECF5" w14:textId="745C7AEC" w:rsidR="00197EB4"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w:t>
      </w:r>
      <w:r w:rsidR="00197183">
        <w:rPr>
          <w:rFonts w:asciiTheme="majorBidi" w:hAnsiTheme="majorBidi" w:cstheme="majorBidi"/>
          <w:bCs/>
          <w:sz w:val="24"/>
          <w:szCs w:val="24"/>
          <w:lang w:val="en-US"/>
        </w:rPr>
        <w:t xml:space="preserve">he optimal combination is to have </w:t>
      </w:r>
      <w:r w:rsidR="00E4566F">
        <w:rPr>
          <w:rFonts w:asciiTheme="majorBidi" w:hAnsiTheme="majorBidi" w:cstheme="majorBidi"/>
          <w:bCs/>
          <w:sz w:val="24"/>
          <w:szCs w:val="24"/>
          <w:lang w:val="en-US"/>
        </w:rPr>
        <w:t>4</w:t>
      </w:r>
      <w:r w:rsidR="00197183">
        <w:rPr>
          <w:rFonts w:asciiTheme="majorBidi" w:hAnsiTheme="majorBidi" w:cstheme="majorBidi"/>
          <w:bCs/>
          <w:sz w:val="24"/>
          <w:szCs w:val="24"/>
          <w:lang w:val="en-US"/>
        </w:rPr>
        <w:t xml:space="preserve"> workers on field A and </w:t>
      </w:r>
      <w:r w:rsidR="00E4566F">
        <w:rPr>
          <w:rFonts w:asciiTheme="majorBidi" w:hAnsiTheme="majorBidi" w:cstheme="majorBidi"/>
          <w:bCs/>
          <w:sz w:val="24"/>
          <w:szCs w:val="24"/>
          <w:lang w:val="en-US"/>
        </w:rPr>
        <w:t>3</w:t>
      </w:r>
      <w:r w:rsidR="00197183">
        <w:rPr>
          <w:rFonts w:asciiTheme="majorBidi" w:hAnsiTheme="majorBidi" w:cstheme="majorBidi"/>
          <w:bCs/>
          <w:sz w:val="24"/>
          <w:szCs w:val="24"/>
          <w:lang w:val="en-US"/>
        </w:rPr>
        <w:t xml:space="preserve"> workers on field B.</w:t>
      </w:r>
    </w:p>
    <w:p w14:paraId="0C229BB1" w14:textId="7AF20562" w:rsidR="00CD013B" w:rsidRPr="00965160" w:rsidRDefault="00CD013B" w:rsidP="00197EB4">
      <w:pPr>
        <w:pStyle w:val="ListParagraph"/>
        <w:numPr>
          <w:ilvl w:val="0"/>
          <w:numId w:val="14"/>
        </w:numPr>
        <w:spacing w:line="240" w:lineRule="auto"/>
        <w:jc w:val="both"/>
        <w:rPr>
          <w:rFonts w:asciiTheme="majorBidi" w:hAnsiTheme="majorBidi" w:cstheme="majorBidi"/>
          <w:bCs/>
          <w:sz w:val="24"/>
          <w:szCs w:val="24"/>
          <w:lang w:val="en-US"/>
        </w:rPr>
      </w:pPr>
      <w:r>
        <w:rPr>
          <w:rFonts w:asciiTheme="majorBidi" w:hAnsiTheme="majorBidi" w:cstheme="majorBidi"/>
          <w:bCs/>
          <w:sz w:val="24"/>
          <w:szCs w:val="24"/>
        </w:rPr>
        <w:t>The wage is the value of the marginal product of the last worker, which is 4.</w:t>
      </w:r>
    </w:p>
    <w:p w14:paraId="646A873D" w14:textId="2C61CF5D" w:rsidR="0064030B" w:rsidRDefault="0064030B" w:rsidP="0064030B">
      <w:pPr>
        <w:tabs>
          <w:tab w:val="left" w:pos="1410"/>
        </w:tabs>
        <w:rPr>
          <w:rFonts w:cstheme="minorHAnsi"/>
          <w:sz w:val="24"/>
          <w:szCs w:val="24"/>
        </w:rPr>
      </w:pPr>
    </w:p>
    <w:p w14:paraId="6B408FB8" w14:textId="52D0FB70" w:rsidR="00264832" w:rsidRPr="005904BD" w:rsidRDefault="00264832" w:rsidP="00264832">
      <w:pPr>
        <w:pStyle w:val="Heading1"/>
        <w:rPr>
          <w:bCs/>
          <w:sz w:val="24"/>
          <w:szCs w:val="24"/>
        </w:rPr>
      </w:pPr>
      <w:r w:rsidRPr="005904BD">
        <w:rPr>
          <w:bCs/>
          <w:sz w:val="24"/>
          <w:szCs w:val="24"/>
        </w:rPr>
        <w:t xml:space="preserve">Question </w:t>
      </w:r>
      <w:r>
        <w:rPr>
          <w:bCs/>
          <w:sz w:val="24"/>
          <w:szCs w:val="24"/>
        </w:rPr>
        <w:t>6</w:t>
      </w:r>
      <w:r w:rsidRPr="005904BD">
        <w:rPr>
          <w:bCs/>
          <w:sz w:val="24"/>
          <w:szCs w:val="24"/>
        </w:rPr>
        <w:t xml:space="preserve"> (</w:t>
      </w:r>
      <w:r>
        <w:rPr>
          <w:bCs/>
          <w:sz w:val="24"/>
          <w:szCs w:val="24"/>
        </w:rPr>
        <w:t>5</w:t>
      </w:r>
      <w:r w:rsidRPr="005904BD">
        <w:rPr>
          <w:bCs/>
          <w:sz w:val="24"/>
          <w:szCs w:val="24"/>
        </w:rPr>
        <w:t xml:space="preserve"> points)</w:t>
      </w:r>
    </w:p>
    <w:p w14:paraId="70324FC1" w14:textId="5EA44F88" w:rsidR="00264832" w:rsidRPr="001F5A6A" w:rsidRDefault="00264832" w:rsidP="00264832">
      <w:pPr>
        <w:spacing w:line="240" w:lineRule="auto"/>
        <w:jc w:val="both"/>
        <w:rPr>
          <w:sz w:val="24"/>
          <w:szCs w:val="24"/>
        </w:rPr>
      </w:pPr>
      <w:r w:rsidRPr="001F5A6A">
        <w:rPr>
          <w:sz w:val="24"/>
          <w:szCs w:val="24"/>
        </w:rPr>
        <w:t>You are expected to receive</w:t>
      </w:r>
      <w:r>
        <w:rPr>
          <w:sz w:val="24"/>
          <w:szCs w:val="24"/>
        </w:rPr>
        <w:t xml:space="preserve"> a one-time sum of</w:t>
      </w:r>
      <w:r w:rsidRPr="001F5A6A">
        <w:rPr>
          <w:sz w:val="24"/>
          <w:szCs w:val="24"/>
        </w:rPr>
        <w:t xml:space="preserve"> </w:t>
      </w:r>
      <w:r>
        <w:rPr>
          <w:sz w:val="24"/>
          <w:szCs w:val="24"/>
        </w:rPr>
        <w:t>100</w:t>
      </w:r>
      <w:r w:rsidRPr="001F5A6A">
        <w:rPr>
          <w:sz w:val="24"/>
          <w:szCs w:val="24"/>
        </w:rPr>
        <w:t xml:space="preserve"> NOK </w:t>
      </w:r>
      <w:r>
        <w:rPr>
          <w:sz w:val="24"/>
          <w:szCs w:val="24"/>
        </w:rPr>
        <w:t>at the end of a five-year investment plan</w:t>
      </w:r>
      <w:r w:rsidRPr="001F5A6A">
        <w:rPr>
          <w:sz w:val="24"/>
          <w:szCs w:val="24"/>
        </w:rPr>
        <w:t xml:space="preserve">. What is the Present Value </w:t>
      </w:r>
      <w:r>
        <w:rPr>
          <w:sz w:val="24"/>
          <w:szCs w:val="24"/>
        </w:rPr>
        <w:t xml:space="preserve">(PV) </w:t>
      </w:r>
      <w:r w:rsidRPr="001F5A6A">
        <w:rPr>
          <w:sz w:val="24"/>
          <w:szCs w:val="24"/>
        </w:rPr>
        <w:t xml:space="preserve">of this </w:t>
      </w:r>
      <w:r>
        <w:rPr>
          <w:sz w:val="24"/>
          <w:szCs w:val="24"/>
        </w:rPr>
        <w:t xml:space="preserve">plan </w:t>
      </w:r>
      <w:r w:rsidRPr="001F5A6A">
        <w:rPr>
          <w:sz w:val="24"/>
          <w:szCs w:val="24"/>
        </w:rPr>
        <w:t xml:space="preserve">if the annual interest rate is </w:t>
      </w:r>
      <w:r>
        <w:rPr>
          <w:sz w:val="24"/>
          <w:szCs w:val="24"/>
        </w:rPr>
        <w:t>3</w:t>
      </w:r>
      <w:r w:rsidRPr="001F5A6A">
        <w:rPr>
          <w:sz w:val="24"/>
          <w:szCs w:val="24"/>
        </w:rPr>
        <w:t>%</w:t>
      </w:r>
      <w:r w:rsidR="006D10AC">
        <w:rPr>
          <w:sz w:val="24"/>
          <w:szCs w:val="24"/>
        </w:rPr>
        <w:t xml:space="preserve"> in the first two years and 5% per year after that</w:t>
      </w:r>
      <w:r w:rsidRPr="001F5A6A">
        <w:rPr>
          <w:sz w:val="24"/>
          <w:szCs w:val="24"/>
        </w:rPr>
        <w:t>?</w:t>
      </w:r>
    </w:p>
    <w:p w14:paraId="6E4D42F7" w14:textId="77777777" w:rsidR="00264832" w:rsidRDefault="00264832" w:rsidP="00264832">
      <w:pPr>
        <w:pStyle w:val="Heading1"/>
        <w:rPr>
          <w:bCs/>
          <w:sz w:val="24"/>
          <w:szCs w:val="24"/>
        </w:rPr>
      </w:pPr>
      <w:r w:rsidRPr="005831AF">
        <w:rPr>
          <w:bCs/>
          <w:sz w:val="24"/>
          <w:szCs w:val="24"/>
        </w:rPr>
        <w:t>Answer</w:t>
      </w:r>
    </w:p>
    <w:p w14:paraId="3F5CEEC3" w14:textId="42E03FCD" w:rsidR="00264832" w:rsidRDefault="00264832" w:rsidP="0064030B">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PV=</m:t>
        </m:r>
        <m:f>
          <m:fPr>
            <m:ctrlPr>
              <w:rPr>
                <w:rFonts w:ascii="Cambria Math" w:hAnsi="Cambria Math" w:cstheme="minorHAnsi"/>
                <w:i/>
                <w:sz w:val="24"/>
                <w:szCs w:val="24"/>
              </w:rPr>
            </m:ctrlPr>
          </m:fPr>
          <m:num>
            <m:r>
              <w:rPr>
                <w:rFonts w:ascii="Cambria Math" w:hAnsi="Cambria Math" w:cstheme="minorHAnsi"/>
                <w:sz w:val="24"/>
                <w:szCs w:val="24"/>
              </w:rPr>
              <m:t>100</m:t>
            </m:r>
          </m:num>
          <m:den>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1+0.03</m:t>
                    </m:r>
                  </m:e>
                </m:d>
              </m:e>
              <m:sup>
                <m:r>
                  <w:rPr>
                    <w:rFonts w:ascii="Cambria Math" w:hAnsi="Cambria Math" w:cstheme="minorHAnsi"/>
                    <w:sz w:val="24"/>
                    <w:szCs w:val="24"/>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1+0.05</m:t>
                    </m:r>
                  </m:e>
                </m:d>
              </m:e>
              <m:sup>
                <m:r>
                  <w:rPr>
                    <w:rFonts w:ascii="Cambria Math" w:hAnsi="Cambria Math" w:cstheme="minorHAnsi"/>
                    <w:sz w:val="24"/>
                    <w:szCs w:val="24"/>
                  </w:rPr>
                  <m:t>3</m:t>
                </m:r>
              </m:sup>
            </m:sSup>
          </m:den>
        </m:f>
        <m:r>
          <w:rPr>
            <w:rFonts w:ascii="Cambria Math" w:hAnsi="Cambria Math" w:cstheme="minorHAnsi"/>
            <w:sz w:val="24"/>
            <w:szCs w:val="24"/>
          </w:rPr>
          <m:t>=81.42</m:t>
        </m:r>
      </m:oMath>
    </w:p>
    <w:p w14:paraId="67A8A43B" w14:textId="7C74824F" w:rsidR="003F10F7" w:rsidRDefault="003F10F7" w:rsidP="0064030B">
      <w:pPr>
        <w:tabs>
          <w:tab w:val="left" w:pos="1410"/>
        </w:tabs>
        <w:rPr>
          <w:rFonts w:eastAsiaTheme="minorEastAsia" w:cstheme="minorHAnsi"/>
          <w:sz w:val="24"/>
          <w:szCs w:val="24"/>
        </w:rPr>
      </w:pPr>
    </w:p>
    <w:p w14:paraId="3EBDC7DD" w14:textId="26D704E9" w:rsidR="006D10AC" w:rsidRPr="005904BD" w:rsidRDefault="006D10AC" w:rsidP="006D10AC">
      <w:pPr>
        <w:pStyle w:val="Heading1"/>
        <w:rPr>
          <w:bCs/>
          <w:sz w:val="24"/>
          <w:szCs w:val="24"/>
        </w:rPr>
      </w:pPr>
      <w:r w:rsidRPr="005904BD">
        <w:rPr>
          <w:bCs/>
          <w:sz w:val="24"/>
          <w:szCs w:val="24"/>
        </w:rPr>
        <w:lastRenderedPageBreak/>
        <w:t xml:space="preserve">Question </w:t>
      </w:r>
      <w:r>
        <w:rPr>
          <w:bCs/>
          <w:sz w:val="24"/>
          <w:szCs w:val="24"/>
        </w:rPr>
        <w:t>7</w:t>
      </w:r>
      <w:r w:rsidRPr="005904BD">
        <w:rPr>
          <w:bCs/>
          <w:sz w:val="24"/>
          <w:szCs w:val="24"/>
        </w:rPr>
        <w:t xml:space="preserve"> (</w:t>
      </w:r>
      <w:r>
        <w:rPr>
          <w:bCs/>
          <w:sz w:val="24"/>
          <w:szCs w:val="24"/>
        </w:rPr>
        <w:t>5</w:t>
      </w:r>
      <w:r w:rsidRPr="005904BD">
        <w:rPr>
          <w:bCs/>
          <w:sz w:val="24"/>
          <w:szCs w:val="24"/>
        </w:rPr>
        <w:t xml:space="preserve"> points)</w:t>
      </w:r>
    </w:p>
    <w:p w14:paraId="3386F42F" w14:textId="395E38DD" w:rsidR="006D10AC" w:rsidRDefault="006D10AC" w:rsidP="003F10F7">
      <w:pPr>
        <w:pStyle w:val="Heading1"/>
        <w:rPr>
          <w:rFonts w:asciiTheme="minorHAnsi" w:eastAsiaTheme="minorEastAsia" w:hAnsiTheme="minorHAnsi" w:cstheme="minorHAnsi"/>
          <w:color w:val="auto"/>
          <w:sz w:val="24"/>
          <w:szCs w:val="24"/>
        </w:rPr>
      </w:pPr>
      <w:r w:rsidRPr="006D10AC">
        <w:rPr>
          <w:rFonts w:asciiTheme="minorHAnsi" w:eastAsiaTheme="minorEastAsia" w:hAnsiTheme="minorHAnsi" w:cstheme="minorHAnsi"/>
          <w:color w:val="auto"/>
          <w:sz w:val="24"/>
          <w:szCs w:val="24"/>
        </w:rPr>
        <w:t xml:space="preserve">You are expected to invest a one-time sum of 1000 NOK at the end of the </w:t>
      </w:r>
      <w:r>
        <w:rPr>
          <w:rFonts w:asciiTheme="minorHAnsi" w:eastAsiaTheme="minorEastAsia" w:hAnsiTheme="minorHAnsi" w:cstheme="minorHAnsi"/>
          <w:color w:val="auto"/>
          <w:sz w:val="24"/>
          <w:szCs w:val="24"/>
        </w:rPr>
        <w:t>sixth</w:t>
      </w:r>
      <w:r w:rsidRPr="006D10AC">
        <w:rPr>
          <w:rFonts w:asciiTheme="minorHAnsi" w:eastAsiaTheme="minorEastAsia" w:hAnsiTheme="minorHAnsi" w:cstheme="minorHAnsi"/>
          <w:color w:val="auto"/>
          <w:sz w:val="24"/>
          <w:szCs w:val="24"/>
        </w:rPr>
        <w:t xml:space="preserve"> year from now and receive it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What is the Future Value of this sum at the end of the </w:t>
      </w:r>
      <w:r>
        <w:rPr>
          <w:rFonts w:asciiTheme="minorHAnsi" w:eastAsiaTheme="minorEastAsia" w:hAnsiTheme="minorHAnsi" w:cstheme="minorHAnsi"/>
          <w:color w:val="auto"/>
          <w:sz w:val="24"/>
          <w:szCs w:val="24"/>
        </w:rPr>
        <w:t>eighth</w:t>
      </w:r>
      <w:r w:rsidRPr="006D10AC">
        <w:rPr>
          <w:rFonts w:asciiTheme="minorHAnsi" w:eastAsiaTheme="minorEastAsia" w:hAnsiTheme="minorHAnsi" w:cstheme="minorHAnsi"/>
          <w:color w:val="auto"/>
          <w:sz w:val="24"/>
          <w:szCs w:val="24"/>
        </w:rPr>
        <w:t xml:space="preserve"> year from now if the annual interest rate is </w:t>
      </w:r>
      <w:r>
        <w:rPr>
          <w:rFonts w:asciiTheme="minorHAnsi" w:eastAsiaTheme="minorEastAsia" w:hAnsiTheme="minorHAnsi" w:cstheme="minorHAnsi"/>
          <w:color w:val="auto"/>
          <w:sz w:val="24"/>
          <w:szCs w:val="24"/>
        </w:rPr>
        <w:t>3</w:t>
      </w:r>
      <w:r w:rsidRPr="006D10AC">
        <w:rPr>
          <w:rFonts w:asciiTheme="minorHAnsi" w:eastAsiaTheme="minorEastAsia" w:hAnsiTheme="minorHAnsi" w:cstheme="minorHAnsi"/>
          <w:color w:val="auto"/>
          <w:sz w:val="24"/>
          <w:szCs w:val="24"/>
        </w:rPr>
        <w:t xml:space="preserve">% in the first two years, </w:t>
      </w:r>
      <w:r>
        <w:rPr>
          <w:rFonts w:asciiTheme="minorHAnsi" w:eastAsiaTheme="minorEastAsia" w:hAnsiTheme="minorHAnsi" w:cstheme="minorHAnsi"/>
          <w:color w:val="auto"/>
          <w:sz w:val="24"/>
          <w:szCs w:val="24"/>
        </w:rPr>
        <w:t>4</w:t>
      </w:r>
      <w:r w:rsidRPr="006D10AC">
        <w:rPr>
          <w:rFonts w:asciiTheme="minorHAnsi" w:eastAsiaTheme="minorEastAsia" w:hAnsiTheme="minorHAnsi" w:cstheme="minorHAnsi"/>
          <w:color w:val="auto"/>
          <w:sz w:val="24"/>
          <w:szCs w:val="24"/>
        </w:rPr>
        <w:t xml:space="preserve">% in the third year, 7% in the fourth year and </w:t>
      </w:r>
      <w:r w:rsidR="00791B2A">
        <w:rPr>
          <w:rFonts w:asciiTheme="minorHAnsi" w:eastAsiaTheme="minorEastAsia" w:hAnsiTheme="minorHAnsi" w:cstheme="minorHAnsi"/>
          <w:color w:val="auto"/>
          <w:sz w:val="24"/>
          <w:szCs w:val="24"/>
        </w:rPr>
        <w:t>10</w:t>
      </w:r>
      <w:r w:rsidRPr="006D10AC">
        <w:rPr>
          <w:rFonts w:asciiTheme="minorHAnsi" w:eastAsiaTheme="minorEastAsia" w:hAnsiTheme="minorHAnsi" w:cstheme="minorHAnsi"/>
          <w:color w:val="auto"/>
          <w:sz w:val="24"/>
          <w:szCs w:val="24"/>
        </w:rPr>
        <w:t>%</w:t>
      </w:r>
      <w:r w:rsidR="00791B2A">
        <w:rPr>
          <w:rFonts w:asciiTheme="minorHAnsi" w:eastAsiaTheme="minorEastAsia" w:hAnsiTheme="minorHAnsi" w:cstheme="minorHAnsi"/>
          <w:color w:val="auto"/>
          <w:sz w:val="24"/>
          <w:szCs w:val="24"/>
        </w:rPr>
        <w:t xml:space="preserve"> per year after that</w:t>
      </w:r>
      <w:r w:rsidRPr="006D10AC">
        <w:rPr>
          <w:rFonts w:asciiTheme="minorHAnsi" w:eastAsiaTheme="minorEastAsia" w:hAnsiTheme="minorHAnsi" w:cstheme="minorHAnsi"/>
          <w:color w:val="auto"/>
          <w:sz w:val="24"/>
          <w:szCs w:val="24"/>
        </w:rPr>
        <w:t>?</w:t>
      </w:r>
    </w:p>
    <w:p w14:paraId="6309C375" w14:textId="089C55F8" w:rsidR="00791B2A" w:rsidRDefault="00791B2A" w:rsidP="00791B2A"/>
    <w:p w14:paraId="7C8D8D33" w14:textId="77777777" w:rsidR="00791B2A" w:rsidRDefault="00791B2A" w:rsidP="00791B2A">
      <w:pPr>
        <w:pStyle w:val="Heading1"/>
        <w:rPr>
          <w:bCs/>
          <w:sz w:val="24"/>
          <w:szCs w:val="24"/>
        </w:rPr>
      </w:pPr>
      <w:r w:rsidRPr="005831AF">
        <w:rPr>
          <w:bCs/>
          <w:sz w:val="24"/>
          <w:szCs w:val="24"/>
        </w:rPr>
        <w:t>Answer</w:t>
      </w:r>
    </w:p>
    <w:p w14:paraId="5D6EC7D9" w14:textId="0D94A768" w:rsidR="00791B2A" w:rsidRDefault="00791B2A" w:rsidP="00791B2A">
      <w:pPr>
        <w:tabs>
          <w:tab w:val="left" w:pos="1410"/>
        </w:tabs>
        <w:rPr>
          <w:rFonts w:eastAsiaTheme="minorEastAsia" w:cstheme="minorHAnsi"/>
          <w:sz w:val="24"/>
          <w:szCs w:val="24"/>
        </w:rPr>
      </w:pPr>
      <w:r>
        <w:rPr>
          <w:rFonts w:cstheme="minorHAnsi"/>
          <w:sz w:val="24"/>
          <w:szCs w:val="24"/>
        </w:rPr>
        <w:t xml:space="preserve"> </w:t>
      </w:r>
      <m:oMath>
        <m:r>
          <w:rPr>
            <w:rFonts w:ascii="Cambria Math" w:hAnsi="Cambria Math" w:cstheme="minorHAnsi"/>
            <w:sz w:val="24"/>
            <w:szCs w:val="24"/>
          </w:rPr>
          <m:t>FV=1000*</m:t>
        </m:r>
        <m:sSup>
          <m:sSupPr>
            <m:ctrlPr>
              <w:rPr>
                <w:rFonts w:ascii="Cambria Math" w:hAnsi="Cambria Math" w:cstheme="minorHAnsi"/>
                <w:i/>
                <w:sz w:val="24"/>
                <w:szCs w:val="24"/>
              </w:rPr>
            </m:ctrlPr>
          </m:sSupPr>
          <m:e>
            <m:d>
              <m:dPr>
                <m:ctrlPr>
                  <w:rPr>
                    <w:rFonts w:ascii="Cambria Math" w:hAnsi="Cambria Math" w:cstheme="minorHAnsi"/>
                    <w:i/>
                    <w:sz w:val="24"/>
                    <w:szCs w:val="24"/>
                  </w:rPr>
                </m:ctrlPr>
              </m:dPr>
              <m:e>
                <m:r>
                  <w:rPr>
                    <w:rFonts w:ascii="Cambria Math" w:hAnsi="Cambria Math" w:cstheme="minorHAnsi"/>
                    <w:sz w:val="24"/>
                    <w:szCs w:val="24"/>
                  </w:rPr>
                  <m:t>1+0.1</m:t>
                </m:r>
              </m:e>
            </m:d>
          </m:e>
          <m:sup>
            <m:r>
              <w:rPr>
                <w:rFonts w:ascii="Cambria Math" w:hAnsi="Cambria Math" w:cstheme="minorHAnsi"/>
                <w:sz w:val="24"/>
                <w:szCs w:val="24"/>
              </w:rPr>
              <m:t>2</m:t>
            </m:r>
          </m:sup>
        </m:sSup>
        <m:r>
          <w:rPr>
            <w:rFonts w:ascii="Cambria Math" w:hAnsi="Cambria Math" w:cstheme="minorHAnsi"/>
            <w:sz w:val="24"/>
            <w:szCs w:val="24"/>
          </w:rPr>
          <m:t>=1210</m:t>
        </m:r>
      </m:oMath>
    </w:p>
    <w:p w14:paraId="7DF5C671" w14:textId="709657B5" w:rsidR="00791B2A" w:rsidRDefault="00791B2A" w:rsidP="00791B2A">
      <w:pPr>
        <w:tabs>
          <w:tab w:val="left" w:pos="1410"/>
        </w:tabs>
        <w:rPr>
          <w:rFonts w:eastAsiaTheme="minorEastAsia" w:cstheme="minorHAnsi"/>
          <w:sz w:val="24"/>
          <w:szCs w:val="24"/>
        </w:rPr>
      </w:pPr>
      <w:r>
        <w:rPr>
          <w:rFonts w:eastAsiaTheme="minorEastAsia" w:cstheme="minorHAnsi"/>
          <w:sz w:val="24"/>
          <w:szCs w:val="24"/>
        </w:rPr>
        <w:t xml:space="preserve">Using Excel’s formula: </w:t>
      </w:r>
      <w:r w:rsidRPr="003F10F7">
        <w:rPr>
          <w:rFonts w:eastAsiaTheme="minorEastAsia" w:cstheme="minorHAnsi"/>
          <w:sz w:val="24"/>
          <w:szCs w:val="24"/>
        </w:rPr>
        <w:t>=</w:t>
      </w:r>
      <w:r>
        <w:rPr>
          <w:rFonts w:eastAsiaTheme="minorEastAsia" w:cstheme="minorHAnsi"/>
          <w:sz w:val="24"/>
          <w:szCs w:val="24"/>
        </w:rPr>
        <w:t>FV</w:t>
      </w:r>
      <w:r w:rsidRPr="003F10F7">
        <w:rPr>
          <w:rFonts w:eastAsiaTheme="minorEastAsia" w:cstheme="minorHAnsi"/>
          <w:sz w:val="24"/>
          <w:szCs w:val="24"/>
        </w:rPr>
        <w:t>(0.</w:t>
      </w:r>
      <w:r>
        <w:rPr>
          <w:rFonts w:eastAsiaTheme="minorEastAsia" w:cstheme="minorHAnsi"/>
          <w:sz w:val="24"/>
          <w:szCs w:val="24"/>
        </w:rPr>
        <w:t>1</w:t>
      </w:r>
      <w:r w:rsidRPr="003F10F7">
        <w:rPr>
          <w:rFonts w:eastAsiaTheme="minorEastAsia" w:cstheme="minorHAnsi"/>
          <w:sz w:val="24"/>
          <w:szCs w:val="24"/>
        </w:rPr>
        <w:t>,</w:t>
      </w:r>
      <w:r>
        <w:rPr>
          <w:rFonts w:eastAsiaTheme="minorEastAsia" w:cstheme="minorHAnsi"/>
          <w:sz w:val="24"/>
          <w:szCs w:val="24"/>
        </w:rPr>
        <w:t>2</w:t>
      </w:r>
      <w:r w:rsidRPr="003F10F7">
        <w:rPr>
          <w:rFonts w:eastAsiaTheme="minorEastAsia" w:cstheme="minorHAnsi"/>
          <w:sz w:val="24"/>
          <w:szCs w:val="24"/>
        </w:rPr>
        <w:t>,,</w:t>
      </w:r>
      <w:r>
        <w:rPr>
          <w:rFonts w:eastAsiaTheme="minorEastAsia" w:cstheme="minorHAnsi"/>
          <w:sz w:val="24"/>
          <w:szCs w:val="24"/>
        </w:rPr>
        <w:t>-</w:t>
      </w:r>
      <w:r w:rsidRPr="003F10F7">
        <w:rPr>
          <w:rFonts w:eastAsiaTheme="minorEastAsia" w:cstheme="minorHAnsi"/>
          <w:sz w:val="24"/>
          <w:szCs w:val="24"/>
        </w:rPr>
        <w:t>1</w:t>
      </w:r>
      <w:r>
        <w:rPr>
          <w:rFonts w:eastAsiaTheme="minorEastAsia" w:cstheme="minorHAnsi"/>
          <w:sz w:val="24"/>
          <w:szCs w:val="24"/>
        </w:rPr>
        <w:t>0</w:t>
      </w:r>
      <w:r w:rsidRPr="003F10F7">
        <w:rPr>
          <w:rFonts w:eastAsiaTheme="minorEastAsia" w:cstheme="minorHAnsi"/>
          <w:sz w:val="24"/>
          <w:szCs w:val="24"/>
        </w:rPr>
        <w:t>00)</w:t>
      </w:r>
    </w:p>
    <w:p w14:paraId="709AC53C" w14:textId="77777777" w:rsidR="00791B2A" w:rsidRPr="00791B2A" w:rsidRDefault="00791B2A" w:rsidP="00791B2A"/>
    <w:p w14:paraId="0655E1F6" w14:textId="77777777" w:rsidR="006D10AC" w:rsidRPr="006D10AC" w:rsidRDefault="006D10AC" w:rsidP="006D10AC"/>
    <w:p w14:paraId="0923C795" w14:textId="444F5BF1" w:rsidR="003F10F7" w:rsidRPr="005904BD" w:rsidRDefault="003F10F7" w:rsidP="003F10F7">
      <w:pPr>
        <w:pStyle w:val="Heading1"/>
        <w:rPr>
          <w:bCs/>
          <w:sz w:val="24"/>
          <w:szCs w:val="24"/>
        </w:rPr>
      </w:pPr>
      <w:r w:rsidRPr="005904BD">
        <w:rPr>
          <w:bCs/>
          <w:sz w:val="24"/>
          <w:szCs w:val="24"/>
        </w:rPr>
        <w:t xml:space="preserve">Question </w:t>
      </w:r>
      <w:r w:rsidR="006D10AC">
        <w:rPr>
          <w:bCs/>
          <w:sz w:val="24"/>
          <w:szCs w:val="24"/>
        </w:rPr>
        <w:t>8</w:t>
      </w:r>
      <w:r w:rsidRPr="005904BD">
        <w:rPr>
          <w:bCs/>
          <w:sz w:val="24"/>
          <w:szCs w:val="24"/>
        </w:rPr>
        <w:t xml:space="preserve"> (</w:t>
      </w:r>
      <w:r>
        <w:rPr>
          <w:bCs/>
          <w:sz w:val="24"/>
          <w:szCs w:val="24"/>
        </w:rPr>
        <w:t>5</w:t>
      </w:r>
      <w:r w:rsidRPr="005904BD">
        <w:rPr>
          <w:bCs/>
          <w:sz w:val="24"/>
          <w:szCs w:val="24"/>
        </w:rPr>
        <w:t xml:space="preserve"> points)</w:t>
      </w:r>
    </w:p>
    <w:p w14:paraId="7CBEA961" w14:textId="0DE02750" w:rsidR="003F10F7" w:rsidRDefault="003F10F7" w:rsidP="0064030B">
      <w:pPr>
        <w:tabs>
          <w:tab w:val="left" w:pos="1410"/>
        </w:tabs>
        <w:rPr>
          <w:rFonts w:cstheme="minorHAnsi"/>
          <w:sz w:val="24"/>
          <w:szCs w:val="24"/>
        </w:rPr>
      </w:pPr>
      <w:r>
        <w:rPr>
          <w:rFonts w:cstheme="minorHAnsi"/>
          <w:sz w:val="24"/>
          <w:szCs w:val="24"/>
        </w:rPr>
        <w:t xml:space="preserve">Suppose </w:t>
      </w:r>
      <w:r w:rsidR="00771507">
        <w:rPr>
          <w:rFonts w:cstheme="minorHAnsi"/>
          <w:sz w:val="24"/>
          <w:szCs w:val="24"/>
        </w:rPr>
        <w:t xml:space="preserve">that </w:t>
      </w:r>
      <w:r>
        <w:rPr>
          <w:rFonts w:cstheme="minorHAnsi"/>
          <w:sz w:val="24"/>
          <w:szCs w:val="24"/>
        </w:rPr>
        <w:t>ticket</w:t>
      </w:r>
      <w:r w:rsidR="00771507">
        <w:rPr>
          <w:rFonts w:cstheme="minorHAnsi"/>
          <w:sz w:val="24"/>
          <w:szCs w:val="24"/>
        </w:rPr>
        <w:t>s</w:t>
      </w:r>
      <w:r>
        <w:rPr>
          <w:rFonts w:cstheme="minorHAnsi"/>
          <w:sz w:val="24"/>
          <w:szCs w:val="24"/>
        </w:rPr>
        <w:t xml:space="preserve"> for the</w:t>
      </w:r>
      <w:r w:rsidR="00771507">
        <w:rPr>
          <w:rFonts w:cstheme="minorHAnsi"/>
          <w:sz w:val="24"/>
          <w:szCs w:val="24"/>
        </w:rPr>
        <w:t xml:space="preserve"> final of the</w:t>
      </w:r>
      <w:r>
        <w:rPr>
          <w:rFonts w:cstheme="minorHAnsi"/>
          <w:sz w:val="24"/>
          <w:szCs w:val="24"/>
        </w:rPr>
        <w:t xml:space="preserve"> FIFA World Cup</w:t>
      </w:r>
      <w:r w:rsidR="00771507">
        <w:rPr>
          <w:rFonts w:cstheme="minorHAnsi"/>
          <w:sz w:val="24"/>
          <w:szCs w:val="24"/>
        </w:rPr>
        <w:t xml:space="preserve"> 2022 in</w:t>
      </w:r>
      <w:r>
        <w:rPr>
          <w:rFonts w:cstheme="minorHAnsi"/>
          <w:sz w:val="24"/>
          <w:szCs w:val="24"/>
        </w:rPr>
        <w:t xml:space="preserve"> </w:t>
      </w:r>
      <w:r w:rsidR="00341CBD">
        <w:rPr>
          <w:rFonts w:cstheme="minorHAnsi"/>
          <w:sz w:val="24"/>
          <w:szCs w:val="24"/>
        </w:rPr>
        <w:t>QATAR are</w:t>
      </w:r>
      <w:r>
        <w:rPr>
          <w:rFonts w:cstheme="minorHAnsi"/>
          <w:sz w:val="24"/>
          <w:szCs w:val="24"/>
        </w:rPr>
        <w:t xml:space="preserve"> a substitute good</w:t>
      </w:r>
      <w:r w:rsidR="002D2CD6">
        <w:rPr>
          <w:rFonts w:cstheme="minorHAnsi"/>
          <w:sz w:val="24"/>
          <w:szCs w:val="24"/>
        </w:rPr>
        <w:t xml:space="preserve"> </w:t>
      </w:r>
      <w:r>
        <w:rPr>
          <w:rFonts w:cstheme="minorHAnsi"/>
          <w:sz w:val="24"/>
          <w:szCs w:val="24"/>
        </w:rPr>
        <w:t>for an organized 3-day</w:t>
      </w:r>
      <w:r w:rsidR="00771507">
        <w:rPr>
          <w:rFonts w:cstheme="minorHAnsi"/>
          <w:sz w:val="24"/>
          <w:szCs w:val="24"/>
        </w:rPr>
        <w:t>s</w:t>
      </w:r>
      <w:r>
        <w:rPr>
          <w:rFonts w:cstheme="minorHAnsi"/>
          <w:sz w:val="24"/>
          <w:szCs w:val="24"/>
        </w:rPr>
        <w:t xml:space="preserve"> trip in </w:t>
      </w:r>
      <w:r w:rsidRPr="003F10F7">
        <w:rPr>
          <w:rFonts w:cstheme="minorHAnsi"/>
          <w:sz w:val="24"/>
          <w:szCs w:val="24"/>
        </w:rPr>
        <w:t>Tromsø</w:t>
      </w:r>
      <w:r>
        <w:rPr>
          <w:rFonts w:cstheme="minorHAnsi"/>
          <w:sz w:val="24"/>
          <w:szCs w:val="24"/>
        </w:rPr>
        <w:t xml:space="preserve"> to see the Northern Light. What would happen to demand for </w:t>
      </w:r>
      <w:r w:rsidR="00771507">
        <w:rPr>
          <w:rFonts w:cstheme="minorHAnsi"/>
          <w:sz w:val="24"/>
          <w:szCs w:val="24"/>
        </w:rPr>
        <w:t xml:space="preserve">this </w:t>
      </w:r>
      <w:r>
        <w:rPr>
          <w:rFonts w:cstheme="minorHAnsi"/>
          <w:sz w:val="24"/>
          <w:szCs w:val="24"/>
        </w:rPr>
        <w:t>3-day</w:t>
      </w:r>
      <w:r w:rsidR="00771507">
        <w:rPr>
          <w:rFonts w:cstheme="minorHAnsi"/>
          <w:sz w:val="24"/>
          <w:szCs w:val="24"/>
        </w:rPr>
        <w:t>s</w:t>
      </w:r>
      <w:r>
        <w:rPr>
          <w:rFonts w:cstheme="minorHAnsi"/>
          <w:sz w:val="24"/>
          <w:szCs w:val="24"/>
        </w:rPr>
        <w:t xml:space="preserve"> trip if the price for the</w:t>
      </w:r>
      <w:r w:rsidR="00771507">
        <w:rPr>
          <w:rFonts w:cstheme="minorHAnsi"/>
          <w:sz w:val="24"/>
          <w:szCs w:val="24"/>
        </w:rPr>
        <w:t xml:space="preserve"> tickets to the final of the</w:t>
      </w:r>
      <w:r>
        <w:rPr>
          <w:rFonts w:cstheme="minorHAnsi"/>
          <w:sz w:val="24"/>
          <w:szCs w:val="24"/>
        </w:rPr>
        <w:t xml:space="preserve"> World Cup increases? </w:t>
      </w:r>
    </w:p>
    <w:p w14:paraId="6CF1A69F" w14:textId="77777777" w:rsidR="003F10F7" w:rsidRDefault="003F10F7" w:rsidP="003F10F7">
      <w:pPr>
        <w:pStyle w:val="Heading1"/>
        <w:rPr>
          <w:bCs/>
          <w:sz w:val="24"/>
          <w:szCs w:val="24"/>
        </w:rPr>
      </w:pPr>
      <w:r w:rsidRPr="005831AF">
        <w:rPr>
          <w:bCs/>
          <w:sz w:val="24"/>
          <w:szCs w:val="24"/>
        </w:rPr>
        <w:t>Answer</w:t>
      </w:r>
    </w:p>
    <w:p w14:paraId="17E77097" w14:textId="79043759" w:rsidR="003F10F7" w:rsidRDefault="003F10F7" w:rsidP="0064030B">
      <w:pPr>
        <w:tabs>
          <w:tab w:val="left" w:pos="1410"/>
        </w:tabs>
        <w:rPr>
          <w:rFonts w:cstheme="minorHAnsi"/>
          <w:sz w:val="24"/>
          <w:szCs w:val="24"/>
        </w:rPr>
      </w:pPr>
      <w:r>
        <w:rPr>
          <w:rFonts w:cstheme="minorHAnsi"/>
          <w:sz w:val="24"/>
          <w:szCs w:val="24"/>
        </w:rPr>
        <w:t xml:space="preserve">An increase </w:t>
      </w:r>
      <w:r w:rsidR="00FD5EFF">
        <w:rPr>
          <w:rFonts w:cstheme="minorHAnsi"/>
          <w:sz w:val="24"/>
          <w:szCs w:val="24"/>
        </w:rPr>
        <w:t>of the price for the ticket increase the demand for the 3-day trip.</w:t>
      </w:r>
    </w:p>
    <w:p w14:paraId="00A11F9A" w14:textId="6BA3B37E" w:rsidR="00FD5EFF" w:rsidRDefault="00FD5EFF" w:rsidP="00FD5EFF">
      <w:pPr>
        <w:pStyle w:val="Heading1"/>
        <w:rPr>
          <w:bCs/>
          <w:sz w:val="24"/>
          <w:szCs w:val="24"/>
        </w:rPr>
      </w:pPr>
      <w:r w:rsidRPr="005904BD">
        <w:rPr>
          <w:bCs/>
          <w:sz w:val="24"/>
          <w:szCs w:val="24"/>
        </w:rPr>
        <w:t xml:space="preserve">Question </w:t>
      </w:r>
      <w:r w:rsidR="006D10AC">
        <w:rPr>
          <w:bCs/>
          <w:sz w:val="24"/>
          <w:szCs w:val="24"/>
        </w:rPr>
        <w:t>9</w:t>
      </w:r>
      <w:r w:rsidRPr="005904BD">
        <w:rPr>
          <w:bCs/>
          <w:sz w:val="24"/>
          <w:szCs w:val="24"/>
        </w:rPr>
        <w:t xml:space="preserve"> (</w:t>
      </w:r>
      <w:r>
        <w:rPr>
          <w:bCs/>
          <w:sz w:val="24"/>
          <w:szCs w:val="24"/>
        </w:rPr>
        <w:t>5</w:t>
      </w:r>
      <w:r w:rsidRPr="005904BD">
        <w:rPr>
          <w:bCs/>
          <w:sz w:val="24"/>
          <w:szCs w:val="24"/>
        </w:rPr>
        <w:t xml:space="preserve"> points)</w:t>
      </w:r>
    </w:p>
    <w:p w14:paraId="2B3517AA" w14:textId="526AF3D3" w:rsidR="00FD5EFF" w:rsidRDefault="00FD5EFF" w:rsidP="00FD5EFF">
      <w:r>
        <w:t>Define the concept of “competitive balance” in sports economics and mention one possible way to promote it.</w:t>
      </w:r>
    </w:p>
    <w:p w14:paraId="0C9994E6" w14:textId="77777777" w:rsidR="00FD5EFF" w:rsidRDefault="00FD5EFF" w:rsidP="00FD5EFF">
      <w:pPr>
        <w:pStyle w:val="Heading1"/>
        <w:rPr>
          <w:bCs/>
          <w:sz w:val="24"/>
          <w:szCs w:val="24"/>
        </w:rPr>
      </w:pPr>
      <w:r w:rsidRPr="005831AF">
        <w:rPr>
          <w:bCs/>
          <w:sz w:val="24"/>
          <w:szCs w:val="24"/>
        </w:rPr>
        <w:t>Answer</w:t>
      </w:r>
    </w:p>
    <w:p w14:paraId="6C18C063" w14:textId="09656BFE" w:rsidR="00FD5EFF" w:rsidRPr="00FD5EFF" w:rsidRDefault="00FD5EFF" w:rsidP="00FD5EFF">
      <w:r>
        <w:t xml:space="preserve">Competitive balance assesses the condition of having an equal and fair competition. League commissioners endeavor to increase competitive balance in their league to keep players and fans engaged. One way to promote competitive balance is the use of salary cap.  </w:t>
      </w:r>
    </w:p>
    <w:p w14:paraId="31CC58E1" w14:textId="77992E37" w:rsidR="00FD5EFF" w:rsidRPr="0064030B" w:rsidRDefault="00FD5EFF" w:rsidP="0064030B">
      <w:pPr>
        <w:tabs>
          <w:tab w:val="left" w:pos="1410"/>
        </w:tabs>
        <w:rPr>
          <w:rFonts w:cstheme="minorHAnsi"/>
          <w:sz w:val="24"/>
          <w:szCs w:val="24"/>
        </w:rPr>
      </w:pPr>
    </w:p>
    <w:sectPr w:rsidR="00FD5EFF" w:rsidRPr="0064030B">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Krumer Alexander" w:date="2021-11-29T15:03:00Z" w:initials="KA">
    <w:p w14:paraId="54D3CA3F" w14:textId="240D15DA" w:rsidR="00937DD4" w:rsidRPr="00856CCA" w:rsidRDefault="00937DD4">
      <w:pPr>
        <w:pStyle w:val="CommentText"/>
      </w:pPr>
      <w:r>
        <w:rPr>
          <w:rStyle w:val="CommentReference"/>
        </w:rPr>
        <w:annotationRef/>
      </w:r>
      <w:r>
        <w:t>I made it 20 points</w:t>
      </w:r>
    </w:p>
  </w:comment>
  <w:comment w:id="2" w:author="Krumer Alexander" w:date="2021-11-29T15:02:00Z" w:initials="KA">
    <w:p w14:paraId="74F67F20" w14:textId="1CA837E1" w:rsidR="00937DD4" w:rsidRPr="00856CCA" w:rsidRDefault="00937DD4">
      <w:pPr>
        <w:pStyle w:val="CommentText"/>
      </w:pPr>
      <w:r>
        <w:rPr>
          <w:rStyle w:val="CommentReference"/>
        </w:rPr>
        <w:annotationRef/>
      </w:r>
      <w:r>
        <w:t>I made it 3 questions</w:t>
      </w:r>
    </w:p>
  </w:comment>
  <w:comment w:id="3" w:author="Krumer Alexander" w:date="2021-11-29T15:06:00Z" w:initials="KA">
    <w:p w14:paraId="3A657845" w14:textId="4A237E96" w:rsidR="00937DD4" w:rsidRPr="006D10AC" w:rsidRDefault="00937DD4">
      <w:pPr>
        <w:pStyle w:val="CommentText"/>
      </w:pPr>
      <w:r>
        <w:rPr>
          <w:rStyle w:val="CommentReference"/>
        </w:rPr>
        <w:annotationRef/>
      </w:r>
      <w:r>
        <w:t>I made it with diminishing mp from the first worker. Please prepare a new answer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4D3CA3F" w15:done="1"/>
  <w15:commentEx w15:paraId="74F67F20" w15:done="1"/>
  <w15:commentEx w15:paraId="3A6578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4F6A26" w16cex:dateUtc="2021-11-29T14:03:00Z"/>
  <w16cex:commentExtensible w16cex:durableId="254F69FE" w16cex:dateUtc="2021-11-29T14:02:00Z"/>
  <w16cex:commentExtensible w16cex:durableId="254F6AFB" w16cex:dateUtc="2021-11-29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4D3CA3F" w16cid:durableId="254F6A26"/>
  <w16cid:commentId w16cid:paraId="74F67F20" w16cid:durableId="254F69FE"/>
  <w16cid:commentId w16cid:paraId="3A657845" w16cid:durableId="254F6A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1EEE59" w14:textId="77777777" w:rsidR="00937DD4" w:rsidRDefault="00937DD4" w:rsidP="002D6CEB">
      <w:pPr>
        <w:spacing w:after="0" w:line="240" w:lineRule="auto"/>
      </w:pPr>
      <w:r>
        <w:separator/>
      </w:r>
    </w:p>
  </w:endnote>
  <w:endnote w:type="continuationSeparator" w:id="0">
    <w:p w14:paraId="3E296086" w14:textId="77777777" w:rsidR="00937DD4" w:rsidRDefault="00937DD4" w:rsidP="002D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C2FD7" w14:textId="77777777" w:rsidR="00937DD4" w:rsidRDefault="00937DD4" w:rsidP="002D6CEB">
      <w:pPr>
        <w:spacing w:after="0" w:line="240" w:lineRule="auto"/>
      </w:pPr>
      <w:r>
        <w:separator/>
      </w:r>
    </w:p>
  </w:footnote>
  <w:footnote w:type="continuationSeparator" w:id="0">
    <w:p w14:paraId="28B1A6D5" w14:textId="77777777" w:rsidR="00937DD4" w:rsidRDefault="00937DD4" w:rsidP="002D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45pt;height:24.15pt;visibility:visible;mso-wrap-style:square" o:bullet="t">
        <v:imagedata r:id="rId1" o:title=""/>
      </v:shape>
    </w:pict>
  </w:numPicBullet>
  <w:abstractNum w:abstractNumId="0" w15:restartNumberingAfterBreak="0">
    <w:nsid w:val="01635AF5"/>
    <w:multiLevelType w:val="hybridMultilevel"/>
    <w:tmpl w:val="4B5695B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B956D0"/>
    <w:multiLevelType w:val="hybridMultilevel"/>
    <w:tmpl w:val="7CE6E1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D0766"/>
    <w:multiLevelType w:val="hybridMultilevel"/>
    <w:tmpl w:val="2F4E1650"/>
    <w:lvl w:ilvl="0" w:tplc="6B3A01DC">
      <w:start w:val="1"/>
      <w:numFmt w:val="bullet"/>
      <w:lvlText w:val="•"/>
      <w:lvlJc w:val="left"/>
      <w:pPr>
        <w:tabs>
          <w:tab w:val="num" w:pos="720"/>
        </w:tabs>
        <w:ind w:left="720" w:hanging="360"/>
      </w:pPr>
      <w:rPr>
        <w:rFonts w:ascii="Arial" w:hAnsi="Arial" w:hint="default"/>
      </w:rPr>
    </w:lvl>
    <w:lvl w:ilvl="1" w:tplc="8EB2E628">
      <w:start w:val="1"/>
      <w:numFmt w:val="bullet"/>
      <w:lvlText w:val="•"/>
      <w:lvlJc w:val="left"/>
      <w:pPr>
        <w:tabs>
          <w:tab w:val="num" w:pos="1440"/>
        </w:tabs>
        <w:ind w:left="1440" w:hanging="360"/>
      </w:pPr>
      <w:rPr>
        <w:rFonts w:ascii="Arial" w:hAnsi="Arial" w:hint="default"/>
      </w:rPr>
    </w:lvl>
    <w:lvl w:ilvl="2" w:tplc="13E47D1C" w:tentative="1">
      <w:start w:val="1"/>
      <w:numFmt w:val="bullet"/>
      <w:lvlText w:val="•"/>
      <w:lvlJc w:val="left"/>
      <w:pPr>
        <w:tabs>
          <w:tab w:val="num" w:pos="2160"/>
        </w:tabs>
        <w:ind w:left="2160" w:hanging="360"/>
      </w:pPr>
      <w:rPr>
        <w:rFonts w:ascii="Arial" w:hAnsi="Arial" w:hint="default"/>
      </w:rPr>
    </w:lvl>
    <w:lvl w:ilvl="3" w:tplc="24DA4C2E" w:tentative="1">
      <w:start w:val="1"/>
      <w:numFmt w:val="bullet"/>
      <w:lvlText w:val="•"/>
      <w:lvlJc w:val="left"/>
      <w:pPr>
        <w:tabs>
          <w:tab w:val="num" w:pos="2880"/>
        </w:tabs>
        <w:ind w:left="2880" w:hanging="360"/>
      </w:pPr>
      <w:rPr>
        <w:rFonts w:ascii="Arial" w:hAnsi="Arial" w:hint="default"/>
      </w:rPr>
    </w:lvl>
    <w:lvl w:ilvl="4" w:tplc="F6E67550" w:tentative="1">
      <w:start w:val="1"/>
      <w:numFmt w:val="bullet"/>
      <w:lvlText w:val="•"/>
      <w:lvlJc w:val="left"/>
      <w:pPr>
        <w:tabs>
          <w:tab w:val="num" w:pos="3600"/>
        </w:tabs>
        <w:ind w:left="3600" w:hanging="360"/>
      </w:pPr>
      <w:rPr>
        <w:rFonts w:ascii="Arial" w:hAnsi="Arial" w:hint="default"/>
      </w:rPr>
    </w:lvl>
    <w:lvl w:ilvl="5" w:tplc="DC2AC1F2" w:tentative="1">
      <w:start w:val="1"/>
      <w:numFmt w:val="bullet"/>
      <w:lvlText w:val="•"/>
      <w:lvlJc w:val="left"/>
      <w:pPr>
        <w:tabs>
          <w:tab w:val="num" w:pos="4320"/>
        </w:tabs>
        <w:ind w:left="4320" w:hanging="360"/>
      </w:pPr>
      <w:rPr>
        <w:rFonts w:ascii="Arial" w:hAnsi="Arial" w:hint="default"/>
      </w:rPr>
    </w:lvl>
    <w:lvl w:ilvl="6" w:tplc="D94AA03A" w:tentative="1">
      <w:start w:val="1"/>
      <w:numFmt w:val="bullet"/>
      <w:lvlText w:val="•"/>
      <w:lvlJc w:val="left"/>
      <w:pPr>
        <w:tabs>
          <w:tab w:val="num" w:pos="5040"/>
        </w:tabs>
        <w:ind w:left="5040" w:hanging="360"/>
      </w:pPr>
      <w:rPr>
        <w:rFonts w:ascii="Arial" w:hAnsi="Arial" w:hint="default"/>
      </w:rPr>
    </w:lvl>
    <w:lvl w:ilvl="7" w:tplc="5FC0C2EE" w:tentative="1">
      <w:start w:val="1"/>
      <w:numFmt w:val="bullet"/>
      <w:lvlText w:val="•"/>
      <w:lvlJc w:val="left"/>
      <w:pPr>
        <w:tabs>
          <w:tab w:val="num" w:pos="5760"/>
        </w:tabs>
        <w:ind w:left="5760" w:hanging="360"/>
      </w:pPr>
      <w:rPr>
        <w:rFonts w:ascii="Arial" w:hAnsi="Arial" w:hint="default"/>
      </w:rPr>
    </w:lvl>
    <w:lvl w:ilvl="8" w:tplc="BA2E0D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CC6176"/>
    <w:multiLevelType w:val="hybridMultilevel"/>
    <w:tmpl w:val="00DC71E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FF6E17"/>
    <w:multiLevelType w:val="hybridMultilevel"/>
    <w:tmpl w:val="EDC0A2BA"/>
    <w:lvl w:ilvl="0" w:tplc="C4F439BA">
      <w:start w:val="1"/>
      <w:numFmt w:val="lowerLetter"/>
      <w:lvlText w:val="%1."/>
      <w:lvlJc w:val="left"/>
      <w:pPr>
        <w:ind w:left="1440" w:hanging="360"/>
      </w:pPr>
      <w:rPr>
        <w:rFonts w:asciiTheme="minorHAnsi" w:hAnsiTheme="minorHAnsi" w:cstheme="minorHAnsi"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5F1B83"/>
    <w:multiLevelType w:val="hybridMultilevel"/>
    <w:tmpl w:val="80F48B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8B29C2"/>
    <w:multiLevelType w:val="hybridMultilevel"/>
    <w:tmpl w:val="5768B2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162240"/>
    <w:multiLevelType w:val="hybridMultilevel"/>
    <w:tmpl w:val="1D88495C"/>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8B5536F"/>
    <w:multiLevelType w:val="hybridMultilevel"/>
    <w:tmpl w:val="159EA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C7887"/>
    <w:multiLevelType w:val="hybridMultilevel"/>
    <w:tmpl w:val="7E5C1BD6"/>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473B68B0"/>
    <w:multiLevelType w:val="hybridMultilevel"/>
    <w:tmpl w:val="B1A6AE68"/>
    <w:lvl w:ilvl="0" w:tplc="6A6C0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28398B"/>
    <w:multiLevelType w:val="hybridMultilevel"/>
    <w:tmpl w:val="D378570C"/>
    <w:lvl w:ilvl="0" w:tplc="49B0535E">
      <w:start w:val="1"/>
      <w:numFmt w:val="lowerLetter"/>
      <w:lvlText w:val="%1."/>
      <w:lvlJc w:val="left"/>
      <w:pPr>
        <w:ind w:left="1065" w:hanging="360"/>
      </w:pPr>
      <w:rPr>
        <w:rFonts w:hint="default"/>
      </w:rPr>
    </w:lvl>
    <w:lvl w:ilvl="1" w:tplc="08070019" w:tentative="1">
      <w:start w:val="1"/>
      <w:numFmt w:val="lowerLetter"/>
      <w:lvlText w:val="%2."/>
      <w:lvlJc w:val="left"/>
      <w:pPr>
        <w:ind w:left="1785" w:hanging="360"/>
      </w:pPr>
    </w:lvl>
    <w:lvl w:ilvl="2" w:tplc="0807001B" w:tentative="1">
      <w:start w:val="1"/>
      <w:numFmt w:val="lowerRoman"/>
      <w:lvlText w:val="%3."/>
      <w:lvlJc w:val="right"/>
      <w:pPr>
        <w:ind w:left="2505" w:hanging="180"/>
      </w:pPr>
    </w:lvl>
    <w:lvl w:ilvl="3" w:tplc="0807000F" w:tentative="1">
      <w:start w:val="1"/>
      <w:numFmt w:val="decimal"/>
      <w:lvlText w:val="%4."/>
      <w:lvlJc w:val="left"/>
      <w:pPr>
        <w:ind w:left="3225" w:hanging="360"/>
      </w:pPr>
    </w:lvl>
    <w:lvl w:ilvl="4" w:tplc="08070019" w:tentative="1">
      <w:start w:val="1"/>
      <w:numFmt w:val="lowerLetter"/>
      <w:lvlText w:val="%5."/>
      <w:lvlJc w:val="left"/>
      <w:pPr>
        <w:ind w:left="3945" w:hanging="360"/>
      </w:pPr>
    </w:lvl>
    <w:lvl w:ilvl="5" w:tplc="0807001B" w:tentative="1">
      <w:start w:val="1"/>
      <w:numFmt w:val="lowerRoman"/>
      <w:lvlText w:val="%6."/>
      <w:lvlJc w:val="right"/>
      <w:pPr>
        <w:ind w:left="4665" w:hanging="180"/>
      </w:pPr>
    </w:lvl>
    <w:lvl w:ilvl="6" w:tplc="0807000F" w:tentative="1">
      <w:start w:val="1"/>
      <w:numFmt w:val="decimal"/>
      <w:lvlText w:val="%7."/>
      <w:lvlJc w:val="left"/>
      <w:pPr>
        <w:ind w:left="5385" w:hanging="360"/>
      </w:pPr>
    </w:lvl>
    <w:lvl w:ilvl="7" w:tplc="08070019" w:tentative="1">
      <w:start w:val="1"/>
      <w:numFmt w:val="lowerLetter"/>
      <w:lvlText w:val="%8."/>
      <w:lvlJc w:val="left"/>
      <w:pPr>
        <w:ind w:left="6105" w:hanging="360"/>
      </w:pPr>
    </w:lvl>
    <w:lvl w:ilvl="8" w:tplc="0807001B" w:tentative="1">
      <w:start w:val="1"/>
      <w:numFmt w:val="lowerRoman"/>
      <w:lvlText w:val="%9."/>
      <w:lvlJc w:val="right"/>
      <w:pPr>
        <w:ind w:left="6825" w:hanging="180"/>
      </w:pPr>
    </w:lvl>
  </w:abstractNum>
  <w:abstractNum w:abstractNumId="12" w15:restartNumberingAfterBreak="0">
    <w:nsid w:val="51E75573"/>
    <w:multiLevelType w:val="hybridMultilevel"/>
    <w:tmpl w:val="B8B6D302"/>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54894AD8"/>
    <w:multiLevelType w:val="hybridMultilevel"/>
    <w:tmpl w:val="547A20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A22681"/>
    <w:multiLevelType w:val="hybridMultilevel"/>
    <w:tmpl w:val="B52619E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4F109E"/>
    <w:multiLevelType w:val="hybridMultilevel"/>
    <w:tmpl w:val="231437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0A2441"/>
    <w:multiLevelType w:val="hybridMultilevel"/>
    <w:tmpl w:val="5B1A5E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582A38"/>
    <w:multiLevelType w:val="hybridMultilevel"/>
    <w:tmpl w:val="C6680482"/>
    <w:lvl w:ilvl="0" w:tplc="04140019">
      <w:start w:val="1"/>
      <w:numFmt w:val="lowerLetter"/>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70496CFC"/>
    <w:multiLevelType w:val="hybridMultilevel"/>
    <w:tmpl w:val="B5F86D7A"/>
    <w:lvl w:ilvl="0" w:tplc="04140019">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78C56640"/>
    <w:multiLevelType w:val="hybridMultilevel"/>
    <w:tmpl w:val="7E365C5E"/>
    <w:lvl w:ilvl="0" w:tplc="1284C1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9"/>
  </w:num>
  <w:num w:numId="3">
    <w:abstractNumId w:val="17"/>
  </w:num>
  <w:num w:numId="4">
    <w:abstractNumId w:val="8"/>
  </w:num>
  <w:num w:numId="5">
    <w:abstractNumId w:val="14"/>
  </w:num>
  <w:num w:numId="6">
    <w:abstractNumId w:val="10"/>
  </w:num>
  <w:num w:numId="7">
    <w:abstractNumId w:val="4"/>
  </w:num>
  <w:num w:numId="8">
    <w:abstractNumId w:val="2"/>
  </w:num>
  <w:num w:numId="9">
    <w:abstractNumId w:val="12"/>
  </w:num>
  <w:num w:numId="10">
    <w:abstractNumId w:val="1"/>
  </w:num>
  <w:num w:numId="11">
    <w:abstractNumId w:val="19"/>
  </w:num>
  <w:num w:numId="12">
    <w:abstractNumId w:val="3"/>
  </w:num>
  <w:num w:numId="13">
    <w:abstractNumId w:val="18"/>
  </w:num>
  <w:num w:numId="14">
    <w:abstractNumId w:val="7"/>
  </w:num>
  <w:num w:numId="15">
    <w:abstractNumId w:val="16"/>
  </w:num>
  <w:num w:numId="16">
    <w:abstractNumId w:val="5"/>
  </w:num>
  <w:num w:numId="17">
    <w:abstractNumId w:val="15"/>
  </w:num>
  <w:num w:numId="18">
    <w:abstractNumId w:val="0"/>
  </w:num>
  <w:num w:numId="19">
    <w:abstractNumId w:val="6"/>
  </w:num>
  <w:num w:numId="2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rumer Alexander">
    <w15:presenceInfo w15:providerId="AD" w15:userId="S::alkr@himolde.no::125965a8-f804-45ef-a8cb-d63c088973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80"/>
    <w:rsid w:val="00005AB4"/>
    <w:rsid w:val="00014488"/>
    <w:rsid w:val="00020B22"/>
    <w:rsid w:val="000267CA"/>
    <w:rsid w:val="0004774C"/>
    <w:rsid w:val="00047D1F"/>
    <w:rsid w:val="000551FA"/>
    <w:rsid w:val="000569F3"/>
    <w:rsid w:val="00066FDD"/>
    <w:rsid w:val="0008033E"/>
    <w:rsid w:val="00080746"/>
    <w:rsid w:val="00086AEC"/>
    <w:rsid w:val="00096C35"/>
    <w:rsid w:val="000A443F"/>
    <w:rsid w:val="000A53E9"/>
    <w:rsid w:val="000A748D"/>
    <w:rsid w:val="000B1227"/>
    <w:rsid w:val="000B2FA9"/>
    <w:rsid w:val="000C0936"/>
    <w:rsid w:val="000C65CF"/>
    <w:rsid w:val="000D1617"/>
    <w:rsid w:val="000D568A"/>
    <w:rsid w:val="000D63FB"/>
    <w:rsid w:val="000F4BE0"/>
    <w:rsid w:val="000F5FFA"/>
    <w:rsid w:val="00100275"/>
    <w:rsid w:val="00102AB6"/>
    <w:rsid w:val="00104D88"/>
    <w:rsid w:val="00105AC4"/>
    <w:rsid w:val="00121DE9"/>
    <w:rsid w:val="00123143"/>
    <w:rsid w:val="0012551A"/>
    <w:rsid w:val="001345BE"/>
    <w:rsid w:val="0013669D"/>
    <w:rsid w:val="001407E6"/>
    <w:rsid w:val="00141C90"/>
    <w:rsid w:val="0015340C"/>
    <w:rsid w:val="00197183"/>
    <w:rsid w:val="00197EB4"/>
    <w:rsid w:val="001C244B"/>
    <w:rsid w:val="001C3C9D"/>
    <w:rsid w:val="001E5703"/>
    <w:rsid w:val="001F30DC"/>
    <w:rsid w:val="001F4CCB"/>
    <w:rsid w:val="00201473"/>
    <w:rsid w:val="00213DDA"/>
    <w:rsid w:val="002212A9"/>
    <w:rsid w:val="0024414C"/>
    <w:rsid w:val="00250930"/>
    <w:rsid w:val="00255A40"/>
    <w:rsid w:val="00261D95"/>
    <w:rsid w:val="00264832"/>
    <w:rsid w:val="00273533"/>
    <w:rsid w:val="002750B2"/>
    <w:rsid w:val="0028436E"/>
    <w:rsid w:val="00296281"/>
    <w:rsid w:val="002A556F"/>
    <w:rsid w:val="002A7663"/>
    <w:rsid w:val="002B3A3A"/>
    <w:rsid w:val="002B42F7"/>
    <w:rsid w:val="002D2CD6"/>
    <w:rsid w:val="002D6CEB"/>
    <w:rsid w:val="002F2D7A"/>
    <w:rsid w:val="002F343F"/>
    <w:rsid w:val="002F6EF5"/>
    <w:rsid w:val="00301EA7"/>
    <w:rsid w:val="003059EC"/>
    <w:rsid w:val="00306810"/>
    <w:rsid w:val="00313FA0"/>
    <w:rsid w:val="0031792E"/>
    <w:rsid w:val="00326D6F"/>
    <w:rsid w:val="003372F0"/>
    <w:rsid w:val="00337F8E"/>
    <w:rsid w:val="00341CBD"/>
    <w:rsid w:val="003572F5"/>
    <w:rsid w:val="00362A57"/>
    <w:rsid w:val="00363AFF"/>
    <w:rsid w:val="003B2CE3"/>
    <w:rsid w:val="003B7585"/>
    <w:rsid w:val="003C52C1"/>
    <w:rsid w:val="003C7976"/>
    <w:rsid w:val="003E3DD9"/>
    <w:rsid w:val="003E51FB"/>
    <w:rsid w:val="003F10F7"/>
    <w:rsid w:val="00402390"/>
    <w:rsid w:val="0040320F"/>
    <w:rsid w:val="0040331F"/>
    <w:rsid w:val="004133A6"/>
    <w:rsid w:val="0042551C"/>
    <w:rsid w:val="00432E3C"/>
    <w:rsid w:val="00444F3D"/>
    <w:rsid w:val="00446C61"/>
    <w:rsid w:val="0046256A"/>
    <w:rsid w:val="004775FD"/>
    <w:rsid w:val="00484CA2"/>
    <w:rsid w:val="0049659A"/>
    <w:rsid w:val="004A1BCB"/>
    <w:rsid w:val="004A3D8C"/>
    <w:rsid w:val="004B3543"/>
    <w:rsid w:val="004C1A27"/>
    <w:rsid w:val="004C303C"/>
    <w:rsid w:val="004C4070"/>
    <w:rsid w:val="004C7200"/>
    <w:rsid w:val="004E3664"/>
    <w:rsid w:val="00502CBB"/>
    <w:rsid w:val="005067B4"/>
    <w:rsid w:val="005447D1"/>
    <w:rsid w:val="00554DBE"/>
    <w:rsid w:val="00555B45"/>
    <w:rsid w:val="005571D9"/>
    <w:rsid w:val="005831AF"/>
    <w:rsid w:val="005904BD"/>
    <w:rsid w:val="005942F4"/>
    <w:rsid w:val="00594D80"/>
    <w:rsid w:val="005B0FEA"/>
    <w:rsid w:val="005B18E2"/>
    <w:rsid w:val="005C14C6"/>
    <w:rsid w:val="005C5409"/>
    <w:rsid w:val="005D77F6"/>
    <w:rsid w:val="005E349A"/>
    <w:rsid w:val="005F1792"/>
    <w:rsid w:val="00614DC9"/>
    <w:rsid w:val="006165FD"/>
    <w:rsid w:val="0062562D"/>
    <w:rsid w:val="0064030B"/>
    <w:rsid w:val="006660D0"/>
    <w:rsid w:val="00684A8C"/>
    <w:rsid w:val="00695A9A"/>
    <w:rsid w:val="006A437D"/>
    <w:rsid w:val="006A5C6C"/>
    <w:rsid w:val="006A7C5E"/>
    <w:rsid w:val="006B40DA"/>
    <w:rsid w:val="006D06DF"/>
    <w:rsid w:val="006D10AC"/>
    <w:rsid w:val="006E38D8"/>
    <w:rsid w:val="006F144F"/>
    <w:rsid w:val="006F583C"/>
    <w:rsid w:val="0071130F"/>
    <w:rsid w:val="00721B86"/>
    <w:rsid w:val="00722664"/>
    <w:rsid w:val="0072399A"/>
    <w:rsid w:val="00723F38"/>
    <w:rsid w:val="007248D0"/>
    <w:rsid w:val="00730283"/>
    <w:rsid w:val="00731BFB"/>
    <w:rsid w:val="00732762"/>
    <w:rsid w:val="00737301"/>
    <w:rsid w:val="00755793"/>
    <w:rsid w:val="00762BA8"/>
    <w:rsid w:val="007639B8"/>
    <w:rsid w:val="00771507"/>
    <w:rsid w:val="00777654"/>
    <w:rsid w:val="0078014A"/>
    <w:rsid w:val="00781083"/>
    <w:rsid w:val="007846DA"/>
    <w:rsid w:val="00791B2A"/>
    <w:rsid w:val="00793934"/>
    <w:rsid w:val="007A0ADF"/>
    <w:rsid w:val="007A3040"/>
    <w:rsid w:val="007A472A"/>
    <w:rsid w:val="007B00D2"/>
    <w:rsid w:val="007B1A42"/>
    <w:rsid w:val="007D5ADA"/>
    <w:rsid w:val="007D7EE7"/>
    <w:rsid w:val="007E7D4C"/>
    <w:rsid w:val="007F232E"/>
    <w:rsid w:val="007F6A09"/>
    <w:rsid w:val="00803E04"/>
    <w:rsid w:val="00806642"/>
    <w:rsid w:val="00846B2C"/>
    <w:rsid w:val="00853330"/>
    <w:rsid w:val="00856CCA"/>
    <w:rsid w:val="00860FB8"/>
    <w:rsid w:val="0086593E"/>
    <w:rsid w:val="00871D86"/>
    <w:rsid w:val="0088364E"/>
    <w:rsid w:val="00897356"/>
    <w:rsid w:val="008B3686"/>
    <w:rsid w:val="008C4630"/>
    <w:rsid w:val="008D3453"/>
    <w:rsid w:val="008F7A53"/>
    <w:rsid w:val="00906E9B"/>
    <w:rsid w:val="009218F1"/>
    <w:rsid w:val="00937DD4"/>
    <w:rsid w:val="00941E2D"/>
    <w:rsid w:val="009620C1"/>
    <w:rsid w:val="00973960"/>
    <w:rsid w:val="009857D4"/>
    <w:rsid w:val="009978A3"/>
    <w:rsid w:val="009A39CE"/>
    <w:rsid w:val="009B1657"/>
    <w:rsid w:val="009B4982"/>
    <w:rsid w:val="009C1660"/>
    <w:rsid w:val="009C3A69"/>
    <w:rsid w:val="009E7E06"/>
    <w:rsid w:val="009F24DE"/>
    <w:rsid w:val="009F714E"/>
    <w:rsid w:val="00A0554F"/>
    <w:rsid w:val="00A26C9C"/>
    <w:rsid w:val="00A33023"/>
    <w:rsid w:val="00A67AA6"/>
    <w:rsid w:val="00A740F0"/>
    <w:rsid w:val="00A86134"/>
    <w:rsid w:val="00A87A03"/>
    <w:rsid w:val="00A9038E"/>
    <w:rsid w:val="00A94AF7"/>
    <w:rsid w:val="00AA7279"/>
    <w:rsid w:val="00AB3B97"/>
    <w:rsid w:val="00AB7DF7"/>
    <w:rsid w:val="00AC153D"/>
    <w:rsid w:val="00AC2D5E"/>
    <w:rsid w:val="00AC2D9A"/>
    <w:rsid w:val="00B04C3B"/>
    <w:rsid w:val="00B069AF"/>
    <w:rsid w:val="00B17137"/>
    <w:rsid w:val="00B43951"/>
    <w:rsid w:val="00B63D72"/>
    <w:rsid w:val="00B706E4"/>
    <w:rsid w:val="00BA60B7"/>
    <w:rsid w:val="00BA656E"/>
    <w:rsid w:val="00BC2924"/>
    <w:rsid w:val="00BC3256"/>
    <w:rsid w:val="00BD65A6"/>
    <w:rsid w:val="00C01BEC"/>
    <w:rsid w:val="00C02CA4"/>
    <w:rsid w:val="00C05A60"/>
    <w:rsid w:val="00C17EFC"/>
    <w:rsid w:val="00C278BE"/>
    <w:rsid w:val="00C33709"/>
    <w:rsid w:val="00C40C2E"/>
    <w:rsid w:val="00C42700"/>
    <w:rsid w:val="00C718FC"/>
    <w:rsid w:val="00C76FB7"/>
    <w:rsid w:val="00C83106"/>
    <w:rsid w:val="00CD008B"/>
    <w:rsid w:val="00CD013B"/>
    <w:rsid w:val="00CD19B0"/>
    <w:rsid w:val="00CD650F"/>
    <w:rsid w:val="00CE19CD"/>
    <w:rsid w:val="00CE6144"/>
    <w:rsid w:val="00D04766"/>
    <w:rsid w:val="00D15FE8"/>
    <w:rsid w:val="00D21236"/>
    <w:rsid w:val="00D214A9"/>
    <w:rsid w:val="00D25330"/>
    <w:rsid w:val="00D318EA"/>
    <w:rsid w:val="00D336D7"/>
    <w:rsid w:val="00D448D4"/>
    <w:rsid w:val="00D50E3C"/>
    <w:rsid w:val="00D52420"/>
    <w:rsid w:val="00D54D48"/>
    <w:rsid w:val="00D64595"/>
    <w:rsid w:val="00D74010"/>
    <w:rsid w:val="00D814C1"/>
    <w:rsid w:val="00D85273"/>
    <w:rsid w:val="00D95A79"/>
    <w:rsid w:val="00DA374E"/>
    <w:rsid w:val="00DA4FBB"/>
    <w:rsid w:val="00DA7743"/>
    <w:rsid w:val="00DB6E96"/>
    <w:rsid w:val="00DC1335"/>
    <w:rsid w:val="00DC6214"/>
    <w:rsid w:val="00DD077F"/>
    <w:rsid w:val="00DE4D67"/>
    <w:rsid w:val="00DE6B31"/>
    <w:rsid w:val="00E15A02"/>
    <w:rsid w:val="00E17ACD"/>
    <w:rsid w:val="00E21B2A"/>
    <w:rsid w:val="00E4566F"/>
    <w:rsid w:val="00E51795"/>
    <w:rsid w:val="00E52F9F"/>
    <w:rsid w:val="00E76041"/>
    <w:rsid w:val="00E917F9"/>
    <w:rsid w:val="00E93B97"/>
    <w:rsid w:val="00EE1B93"/>
    <w:rsid w:val="00EE5800"/>
    <w:rsid w:val="00F05C57"/>
    <w:rsid w:val="00F566EE"/>
    <w:rsid w:val="00F60B2C"/>
    <w:rsid w:val="00F60CE3"/>
    <w:rsid w:val="00F63431"/>
    <w:rsid w:val="00F87E7F"/>
    <w:rsid w:val="00F901CA"/>
    <w:rsid w:val="00F9397A"/>
    <w:rsid w:val="00F97E58"/>
    <w:rsid w:val="00FB5F7C"/>
    <w:rsid w:val="00FC3533"/>
    <w:rsid w:val="00FC5F3E"/>
    <w:rsid w:val="00FD5EFF"/>
    <w:rsid w:val="00FE0AF8"/>
    <w:rsid w:val="00FE4801"/>
    <w:rsid w:val="00FF7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E97C80"/>
  <w15:chartTrackingRefBased/>
  <w15:docId w15:val="{CB433265-7CBA-4055-A103-CE42A12EE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A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8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80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48D0"/>
    <w:pPr>
      <w:spacing w:after="0" w:line="260" w:lineRule="atLeast"/>
      <w:ind w:left="720"/>
      <w:contextualSpacing/>
    </w:pPr>
    <w:rPr>
      <w:rFonts w:ascii="Palatino Linotype" w:eastAsia="Times New Roman" w:hAnsi="Palatino Linotype" w:cs="Times New Roman"/>
      <w:sz w:val="20"/>
      <w:szCs w:val="20"/>
      <w:lang w:val="en-GB" w:eastAsia="de-DE"/>
    </w:rPr>
  </w:style>
  <w:style w:type="character" w:customStyle="1" w:styleId="Heading1Char">
    <w:name w:val="Heading 1 Char"/>
    <w:basedOn w:val="DefaultParagraphFont"/>
    <w:link w:val="Heading1"/>
    <w:uiPriority w:val="9"/>
    <w:rsid w:val="00102AB6"/>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6256A"/>
    <w:pPr>
      <w:spacing w:after="0" w:line="240" w:lineRule="auto"/>
    </w:pPr>
    <w:rPr>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B45"/>
    <w:rPr>
      <w:color w:val="808080"/>
    </w:rPr>
  </w:style>
  <w:style w:type="paragraph" w:styleId="Header">
    <w:name w:val="header"/>
    <w:basedOn w:val="Normal"/>
    <w:link w:val="HeaderChar"/>
    <w:uiPriority w:val="99"/>
    <w:unhideWhenUsed/>
    <w:rsid w:val="002D6CE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D6CEB"/>
  </w:style>
  <w:style w:type="paragraph" w:styleId="Footer">
    <w:name w:val="footer"/>
    <w:basedOn w:val="Normal"/>
    <w:link w:val="FooterChar"/>
    <w:uiPriority w:val="99"/>
    <w:unhideWhenUsed/>
    <w:rsid w:val="002D6CE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D6CEB"/>
  </w:style>
  <w:style w:type="character" w:styleId="CommentReference">
    <w:name w:val="annotation reference"/>
    <w:basedOn w:val="DefaultParagraphFont"/>
    <w:uiPriority w:val="99"/>
    <w:semiHidden/>
    <w:unhideWhenUsed/>
    <w:rsid w:val="00846B2C"/>
    <w:rPr>
      <w:sz w:val="16"/>
      <w:szCs w:val="16"/>
    </w:rPr>
  </w:style>
  <w:style w:type="paragraph" w:styleId="CommentText">
    <w:name w:val="annotation text"/>
    <w:basedOn w:val="Normal"/>
    <w:link w:val="CommentTextChar"/>
    <w:uiPriority w:val="99"/>
    <w:semiHidden/>
    <w:unhideWhenUsed/>
    <w:rsid w:val="00846B2C"/>
    <w:pPr>
      <w:spacing w:line="240" w:lineRule="auto"/>
    </w:pPr>
    <w:rPr>
      <w:sz w:val="20"/>
      <w:szCs w:val="20"/>
    </w:rPr>
  </w:style>
  <w:style w:type="character" w:customStyle="1" w:styleId="CommentTextChar">
    <w:name w:val="Comment Text Char"/>
    <w:basedOn w:val="DefaultParagraphFont"/>
    <w:link w:val="CommentText"/>
    <w:uiPriority w:val="99"/>
    <w:semiHidden/>
    <w:rsid w:val="00846B2C"/>
    <w:rPr>
      <w:sz w:val="20"/>
      <w:szCs w:val="20"/>
    </w:rPr>
  </w:style>
  <w:style w:type="paragraph" w:styleId="CommentSubject">
    <w:name w:val="annotation subject"/>
    <w:basedOn w:val="CommentText"/>
    <w:next w:val="CommentText"/>
    <w:link w:val="CommentSubjectChar"/>
    <w:uiPriority w:val="99"/>
    <w:semiHidden/>
    <w:unhideWhenUsed/>
    <w:rsid w:val="00846B2C"/>
    <w:rPr>
      <w:b/>
      <w:bCs/>
    </w:rPr>
  </w:style>
  <w:style w:type="character" w:customStyle="1" w:styleId="CommentSubjectChar">
    <w:name w:val="Comment Subject Char"/>
    <w:basedOn w:val="CommentTextChar"/>
    <w:link w:val="CommentSubject"/>
    <w:uiPriority w:val="99"/>
    <w:semiHidden/>
    <w:rsid w:val="00846B2C"/>
    <w:rPr>
      <w:b/>
      <w:bCs/>
      <w:sz w:val="20"/>
      <w:szCs w:val="20"/>
    </w:rPr>
  </w:style>
  <w:style w:type="paragraph" w:styleId="BalloonText">
    <w:name w:val="Balloon Text"/>
    <w:basedOn w:val="Normal"/>
    <w:link w:val="BalloonTextChar"/>
    <w:uiPriority w:val="99"/>
    <w:semiHidden/>
    <w:unhideWhenUsed/>
    <w:rsid w:val="00846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6B2C"/>
    <w:rPr>
      <w:rFonts w:ascii="Segoe UI" w:hAnsi="Segoe UI" w:cs="Segoe UI"/>
      <w:sz w:val="18"/>
      <w:szCs w:val="18"/>
    </w:rPr>
  </w:style>
  <w:style w:type="paragraph" w:styleId="Revision">
    <w:name w:val="Revision"/>
    <w:hidden/>
    <w:uiPriority w:val="99"/>
    <w:semiHidden/>
    <w:rsid w:val="00C17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045110">
      <w:bodyDiv w:val="1"/>
      <w:marLeft w:val="0"/>
      <w:marRight w:val="0"/>
      <w:marTop w:val="0"/>
      <w:marBottom w:val="0"/>
      <w:divBdr>
        <w:top w:val="none" w:sz="0" w:space="0" w:color="auto"/>
        <w:left w:val="none" w:sz="0" w:space="0" w:color="auto"/>
        <w:bottom w:val="none" w:sz="0" w:space="0" w:color="auto"/>
        <w:right w:val="none" w:sz="0" w:space="0" w:color="auto"/>
      </w:divBdr>
      <w:divsChild>
        <w:div w:id="429787546">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1F7C6-93EF-44CC-9D1B-0ADFF3059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9</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Molde University College</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Mattia Alessandro Edoardo Giorgio David</dc:creator>
  <cp:keywords/>
  <dc:description/>
  <cp:lastModifiedBy>Alessandro Di Mattia</cp:lastModifiedBy>
  <cp:revision>27</cp:revision>
  <dcterms:created xsi:type="dcterms:W3CDTF">2021-12-06T05:31:00Z</dcterms:created>
  <dcterms:modified xsi:type="dcterms:W3CDTF">2021-12-07T10:29:00Z</dcterms:modified>
</cp:coreProperties>
</file>