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F3503A" w14:textId="765572F9" w:rsidR="000B1227" w:rsidRDefault="00FE4801" w:rsidP="004E3664">
      <w:pPr>
        <w:pStyle w:val="Title"/>
        <w:jc w:val="center"/>
        <w:rPr>
          <w:sz w:val="40"/>
          <w:szCs w:val="40"/>
        </w:rPr>
      </w:pPr>
      <w:r w:rsidRPr="00FE4801">
        <w:rPr>
          <w:sz w:val="40"/>
          <w:szCs w:val="40"/>
        </w:rPr>
        <w:t>IDR305 21H Introduction to Economics for Sport Management</w:t>
      </w:r>
      <w:r w:rsidR="004E3664">
        <w:rPr>
          <w:sz w:val="40"/>
          <w:szCs w:val="40"/>
        </w:rPr>
        <w:t xml:space="preserve"> Exam</w:t>
      </w:r>
    </w:p>
    <w:p w14:paraId="02EF6CF6" w14:textId="77777777" w:rsidR="007248D0" w:rsidRPr="00AD0B2B" w:rsidRDefault="007248D0" w:rsidP="00102AB6">
      <w:pPr>
        <w:pStyle w:val="Heading1"/>
        <w:rPr>
          <w:b/>
          <w:sz w:val="24"/>
          <w:szCs w:val="24"/>
        </w:rPr>
      </w:pPr>
      <w:r w:rsidRPr="00AD0B2B">
        <w:rPr>
          <w:b/>
          <w:sz w:val="24"/>
          <w:szCs w:val="24"/>
        </w:rPr>
        <w:t>Instructions (read carefully)</w:t>
      </w:r>
    </w:p>
    <w:p w14:paraId="3633C99F" w14:textId="77777777" w:rsidR="007248D0" w:rsidRDefault="007248D0" w:rsidP="007248D0">
      <w:pPr>
        <w:pStyle w:val="ListParagraph"/>
        <w:numPr>
          <w:ilvl w:val="0"/>
          <w:numId w:val="1"/>
        </w:numPr>
        <w:spacing w:line="240" w:lineRule="auto"/>
        <w:jc w:val="both"/>
        <w:rPr>
          <w:b/>
          <w:sz w:val="24"/>
          <w:szCs w:val="24"/>
        </w:rPr>
      </w:pPr>
      <w:r w:rsidRPr="00AD0B2B">
        <w:rPr>
          <w:b/>
          <w:sz w:val="24"/>
          <w:szCs w:val="24"/>
        </w:rPr>
        <w:t xml:space="preserve">The final exam lasts </w:t>
      </w:r>
      <w:r>
        <w:rPr>
          <w:b/>
          <w:sz w:val="24"/>
          <w:szCs w:val="24"/>
        </w:rPr>
        <w:t>3</w:t>
      </w:r>
      <w:r w:rsidRPr="00AD0B2B">
        <w:rPr>
          <w:b/>
          <w:sz w:val="24"/>
          <w:szCs w:val="24"/>
        </w:rPr>
        <w:t xml:space="preserve"> hour</w:t>
      </w:r>
      <w:r>
        <w:rPr>
          <w:b/>
          <w:sz w:val="24"/>
          <w:szCs w:val="24"/>
        </w:rPr>
        <w:t>s</w:t>
      </w:r>
      <w:r w:rsidRPr="00AD0B2B">
        <w:rPr>
          <w:b/>
          <w:sz w:val="24"/>
          <w:szCs w:val="24"/>
        </w:rPr>
        <w:t xml:space="preserve">. </w:t>
      </w:r>
    </w:p>
    <w:p w14:paraId="7BCAB1B3" w14:textId="429B86B1" w:rsidR="007248D0" w:rsidRPr="00AD0B2B" w:rsidRDefault="007248D0" w:rsidP="007248D0">
      <w:pPr>
        <w:pStyle w:val="ListParagraph"/>
        <w:numPr>
          <w:ilvl w:val="0"/>
          <w:numId w:val="1"/>
        </w:numPr>
        <w:spacing w:line="240" w:lineRule="auto"/>
        <w:jc w:val="both"/>
        <w:rPr>
          <w:b/>
          <w:sz w:val="24"/>
          <w:szCs w:val="24"/>
        </w:rPr>
      </w:pPr>
      <w:r>
        <w:rPr>
          <w:b/>
          <w:sz w:val="24"/>
          <w:szCs w:val="24"/>
        </w:rPr>
        <w:t xml:space="preserve">You </w:t>
      </w:r>
      <w:r w:rsidR="00102AB6">
        <w:rPr>
          <w:b/>
          <w:sz w:val="24"/>
          <w:szCs w:val="24"/>
        </w:rPr>
        <w:t>can</w:t>
      </w:r>
      <w:r>
        <w:rPr>
          <w:b/>
          <w:sz w:val="24"/>
          <w:szCs w:val="24"/>
        </w:rPr>
        <w:t xml:space="preserve"> use calculators.</w:t>
      </w:r>
    </w:p>
    <w:p w14:paraId="2A10282C" w14:textId="0A533D67" w:rsidR="007248D0" w:rsidRPr="00AD0B2B" w:rsidRDefault="007248D0" w:rsidP="007248D0">
      <w:pPr>
        <w:pStyle w:val="ListParagraph"/>
        <w:numPr>
          <w:ilvl w:val="0"/>
          <w:numId w:val="1"/>
        </w:numPr>
        <w:spacing w:line="240" w:lineRule="auto"/>
        <w:jc w:val="both"/>
        <w:rPr>
          <w:b/>
          <w:sz w:val="24"/>
          <w:szCs w:val="24"/>
        </w:rPr>
      </w:pPr>
      <w:r w:rsidRPr="00AD0B2B">
        <w:rPr>
          <w:b/>
          <w:sz w:val="24"/>
          <w:szCs w:val="24"/>
        </w:rPr>
        <w:t xml:space="preserve">Justify all your answers </w:t>
      </w:r>
      <w:r w:rsidR="00E51795">
        <w:rPr>
          <w:b/>
          <w:sz w:val="24"/>
          <w:szCs w:val="24"/>
        </w:rPr>
        <w:t>with</w:t>
      </w:r>
      <w:r w:rsidRPr="00AD0B2B">
        <w:rPr>
          <w:b/>
          <w:sz w:val="24"/>
          <w:szCs w:val="24"/>
        </w:rPr>
        <w:t xml:space="preserve"> economic concepts, </w:t>
      </w:r>
      <w:r w:rsidR="00E51795">
        <w:rPr>
          <w:b/>
          <w:sz w:val="24"/>
          <w:szCs w:val="24"/>
        </w:rPr>
        <w:t>logical</w:t>
      </w:r>
      <w:r w:rsidRPr="00AD0B2B">
        <w:rPr>
          <w:b/>
          <w:sz w:val="24"/>
          <w:szCs w:val="24"/>
        </w:rPr>
        <w:t xml:space="preserve"> reasoning</w:t>
      </w:r>
      <w:r w:rsidR="007F232E">
        <w:rPr>
          <w:b/>
          <w:sz w:val="24"/>
          <w:szCs w:val="24"/>
        </w:rPr>
        <w:t>, and love for sport</w:t>
      </w:r>
      <w:r w:rsidRPr="00AD0B2B">
        <w:rPr>
          <w:b/>
          <w:sz w:val="24"/>
          <w:szCs w:val="24"/>
        </w:rPr>
        <w:t>.</w:t>
      </w:r>
    </w:p>
    <w:p w14:paraId="48E1FB79" w14:textId="36674693" w:rsidR="007248D0" w:rsidRPr="00AD0B2B" w:rsidRDefault="007248D0" w:rsidP="007F232E">
      <w:pPr>
        <w:spacing w:line="240" w:lineRule="auto"/>
        <w:ind w:firstLine="720"/>
        <w:jc w:val="both"/>
        <w:rPr>
          <w:b/>
          <w:sz w:val="24"/>
          <w:szCs w:val="24"/>
        </w:rPr>
      </w:pPr>
      <w:r w:rsidRPr="00AD0B2B">
        <w:rPr>
          <w:b/>
          <w:sz w:val="24"/>
          <w:szCs w:val="24"/>
        </w:rPr>
        <w:t>Good Luck!</w:t>
      </w:r>
      <w:r w:rsidR="007F232E">
        <w:rPr>
          <w:b/>
          <w:sz w:val="24"/>
          <w:szCs w:val="24"/>
        </w:rPr>
        <w:t xml:space="preserve"> </w:t>
      </w:r>
    </w:p>
    <w:p w14:paraId="4728BF74" w14:textId="7910FA7B" w:rsidR="004E3664" w:rsidRDefault="00102AB6" w:rsidP="00102AB6">
      <w:pPr>
        <w:pStyle w:val="Heading1"/>
      </w:pPr>
      <w:r w:rsidRPr="00102AB6">
        <w:t>Question 1 (20 points)</w:t>
      </w:r>
    </w:p>
    <w:p w14:paraId="1B664BE7" w14:textId="77777777" w:rsidR="00853330" w:rsidRPr="00853330" w:rsidRDefault="00853330" w:rsidP="00853330"/>
    <w:p w14:paraId="4FEF0B1D" w14:textId="2CAFE19D" w:rsidR="00853330" w:rsidRPr="00853330" w:rsidRDefault="00853330" w:rsidP="00853330">
      <w:pPr>
        <w:spacing w:after="120" w:line="360" w:lineRule="auto"/>
        <w:contextualSpacing/>
        <w:jc w:val="both"/>
        <w:rPr>
          <w:rFonts w:cstheme="minorHAnsi"/>
          <w:sz w:val="24"/>
          <w:szCs w:val="24"/>
          <w:lang w:val="en-GB"/>
        </w:rPr>
      </w:pPr>
      <w:commentRangeStart w:id="0"/>
      <w:r w:rsidRPr="00853330">
        <w:rPr>
          <w:rFonts w:cstheme="minorHAnsi"/>
          <w:sz w:val="24"/>
          <w:szCs w:val="24"/>
          <w:lang w:val="en-GB"/>
        </w:rPr>
        <w:t xml:space="preserve">Suppose there </w:t>
      </w:r>
      <w:r w:rsidR="005B0FEA">
        <w:rPr>
          <w:rFonts w:cstheme="minorHAnsi"/>
          <w:sz w:val="24"/>
          <w:szCs w:val="24"/>
          <w:lang w:val="en-GB"/>
        </w:rPr>
        <w:t>are two</w:t>
      </w:r>
      <w:r w:rsidRPr="00853330">
        <w:rPr>
          <w:rFonts w:cstheme="minorHAnsi"/>
          <w:sz w:val="24"/>
          <w:szCs w:val="24"/>
          <w:lang w:val="en-GB"/>
        </w:rPr>
        <w:t xml:space="preserve"> countr</w:t>
      </w:r>
      <w:ins w:id="1" w:author="Krumer Alexander" w:date="2021-12-05T20:34:00Z">
        <w:r w:rsidR="002750B2">
          <w:rPr>
            <w:rFonts w:cstheme="minorHAnsi"/>
            <w:sz w:val="24"/>
            <w:szCs w:val="24"/>
            <w:lang w:val="en-GB"/>
          </w:rPr>
          <w:t>ies</w:t>
        </w:r>
      </w:ins>
      <w:del w:id="2" w:author="Krumer Alexander" w:date="2021-12-05T20:34:00Z">
        <w:r w:rsidRPr="00853330" w:rsidDel="002750B2">
          <w:rPr>
            <w:rFonts w:cstheme="minorHAnsi"/>
            <w:sz w:val="24"/>
            <w:szCs w:val="24"/>
            <w:lang w:val="en-GB"/>
          </w:rPr>
          <w:delText>y</w:delText>
        </w:r>
      </w:del>
      <w:r w:rsidRPr="00853330">
        <w:rPr>
          <w:rFonts w:cstheme="minorHAnsi"/>
          <w:sz w:val="24"/>
          <w:szCs w:val="24"/>
          <w:lang w:val="en-GB"/>
        </w:rPr>
        <w:t xml:space="preserve"> </w:t>
      </w:r>
      <w:del w:id="3" w:author="Krumer Alexander" w:date="2021-12-05T20:41:00Z">
        <w:r w:rsidR="005B0FEA" w:rsidDel="0049659A">
          <w:rPr>
            <w:rFonts w:cstheme="minorHAnsi"/>
            <w:sz w:val="24"/>
            <w:szCs w:val="24"/>
            <w:lang w:val="en-GB"/>
          </w:rPr>
          <w:delText>(</w:delText>
        </w:r>
      </w:del>
      <w:r w:rsidR="005B0FEA">
        <w:rPr>
          <w:rFonts w:cstheme="minorHAnsi"/>
          <w:sz w:val="24"/>
          <w:szCs w:val="24"/>
          <w:lang w:val="en-GB"/>
        </w:rPr>
        <w:t>A and B</w:t>
      </w:r>
      <w:del w:id="4" w:author="Krumer Alexander" w:date="2021-12-05T20:41:00Z">
        <w:r w:rsidR="005B0FEA" w:rsidDel="0049659A">
          <w:rPr>
            <w:rFonts w:cstheme="minorHAnsi"/>
            <w:sz w:val="24"/>
            <w:szCs w:val="24"/>
            <w:lang w:val="en-GB"/>
          </w:rPr>
          <w:delText>)</w:delText>
        </w:r>
      </w:del>
      <w:r w:rsidR="005B0FEA">
        <w:rPr>
          <w:rFonts w:cstheme="minorHAnsi"/>
          <w:sz w:val="24"/>
          <w:szCs w:val="24"/>
          <w:lang w:val="en-GB"/>
        </w:rPr>
        <w:t xml:space="preserve"> </w:t>
      </w:r>
      <w:r w:rsidRPr="00853330">
        <w:rPr>
          <w:rFonts w:cstheme="minorHAnsi"/>
          <w:sz w:val="24"/>
          <w:szCs w:val="24"/>
          <w:lang w:val="en-GB"/>
        </w:rPr>
        <w:t>that can produce two goods</w:t>
      </w:r>
      <w:r w:rsidR="005B0FEA">
        <w:rPr>
          <w:rFonts w:cstheme="minorHAnsi"/>
          <w:sz w:val="24"/>
          <w:szCs w:val="24"/>
          <w:lang w:val="en-GB"/>
        </w:rPr>
        <w:t xml:space="preserve"> </w:t>
      </w:r>
      <w:del w:id="5" w:author="Krumer Alexander" w:date="2021-12-05T20:42:00Z">
        <w:r w:rsidR="005B0FEA" w:rsidDel="0049659A">
          <w:rPr>
            <w:rFonts w:cstheme="minorHAnsi"/>
            <w:sz w:val="24"/>
            <w:szCs w:val="24"/>
            <w:lang w:val="en-GB"/>
          </w:rPr>
          <w:delText>(</w:delText>
        </w:r>
      </w:del>
      <w:r w:rsidRPr="00853330">
        <w:rPr>
          <w:rFonts w:cstheme="minorHAnsi"/>
          <w:sz w:val="24"/>
          <w:szCs w:val="24"/>
          <w:lang w:val="en-GB"/>
        </w:rPr>
        <w:t>X and Y</w:t>
      </w:r>
      <w:del w:id="6" w:author="Krumer Alexander" w:date="2021-12-05T20:42:00Z">
        <w:r w:rsidR="005B0FEA" w:rsidDel="0049659A">
          <w:rPr>
            <w:rFonts w:cstheme="minorHAnsi"/>
            <w:sz w:val="24"/>
            <w:szCs w:val="24"/>
            <w:lang w:val="en-GB"/>
          </w:rPr>
          <w:delText>)</w:delText>
        </w:r>
      </w:del>
      <w:r w:rsidRPr="00853330">
        <w:rPr>
          <w:rFonts w:cstheme="minorHAnsi"/>
          <w:sz w:val="24"/>
          <w:szCs w:val="24"/>
          <w:lang w:val="en-GB"/>
        </w:rPr>
        <w:t xml:space="preserve">. </w:t>
      </w:r>
      <w:r w:rsidR="005B0FEA">
        <w:rPr>
          <w:rFonts w:cstheme="minorHAnsi"/>
          <w:sz w:val="24"/>
          <w:szCs w:val="24"/>
          <w:lang w:val="en-GB"/>
        </w:rPr>
        <w:t xml:space="preserve">Country A can produce 3 units of good X or 6 units of good Y </w:t>
      </w:r>
      <w:del w:id="7" w:author="Krumer Alexander" w:date="2021-12-05T20:42:00Z">
        <w:r w:rsidR="005B0FEA" w:rsidDel="0049659A">
          <w:rPr>
            <w:rFonts w:cstheme="minorHAnsi"/>
            <w:sz w:val="24"/>
            <w:szCs w:val="24"/>
            <w:lang w:val="en-GB"/>
          </w:rPr>
          <w:delText xml:space="preserve">in </w:delText>
        </w:r>
        <w:r w:rsidR="00502CBB" w:rsidDel="0049659A">
          <w:rPr>
            <w:rFonts w:cstheme="minorHAnsi"/>
            <w:sz w:val="24"/>
            <w:szCs w:val="24"/>
            <w:lang w:val="en-GB"/>
          </w:rPr>
          <w:delText>a</w:delText>
        </w:r>
      </w:del>
      <w:ins w:id="8" w:author="Krumer Alexander" w:date="2021-12-05T20:42:00Z">
        <w:r w:rsidR="0049659A">
          <w:rPr>
            <w:rFonts w:cstheme="minorHAnsi"/>
            <w:sz w:val="24"/>
            <w:szCs w:val="24"/>
          </w:rPr>
          <w:t>per</w:t>
        </w:r>
      </w:ins>
      <w:r w:rsidR="00502CBB">
        <w:rPr>
          <w:rFonts w:cstheme="minorHAnsi"/>
          <w:sz w:val="24"/>
          <w:szCs w:val="24"/>
          <w:lang w:val="en-GB"/>
        </w:rPr>
        <w:t xml:space="preserve"> </w:t>
      </w:r>
      <w:r w:rsidR="005B0FEA">
        <w:rPr>
          <w:rFonts w:cstheme="minorHAnsi"/>
          <w:sz w:val="24"/>
          <w:szCs w:val="24"/>
          <w:lang w:val="en-GB"/>
        </w:rPr>
        <w:t xml:space="preserve">day, while country B can produce 4 units of good X </w:t>
      </w:r>
      <w:r w:rsidR="00502CBB">
        <w:rPr>
          <w:rFonts w:cstheme="minorHAnsi"/>
          <w:sz w:val="24"/>
          <w:szCs w:val="24"/>
          <w:lang w:val="en-GB"/>
        </w:rPr>
        <w:t>or</w:t>
      </w:r>
      <w:r w:rsidR="005B0FEA">
        <w:rPr>
          <w:rFonts w:cstheme="minorHAnsi"/>
          <w:sz w:val="24"/>
          <w:szCs w:val="24"/>
          <w:lang w:val="en-GB"/>
        </w:rPr>
        <w:t xml:space="preserve"> 4 units of good Y </w:t>
      </w:r>
      <w:del w:id="9" w:author="Krumer Alexander" w:date="2021-12-05T20:42:00Z">
        <w:r w:rsidR="005B0FEA" w:rsidDel="0049659A">
          <w:rPr>
            <w:rFonts w:cstheme="minorHAnsi"/>
            <w:sz w:val="24"/>
            <w:szCs w:val="24"/>
            <w:lang w:val="en-GB"/>
          </w:rPr>
          <w:delText xml:space="preserve">in </w:delText>
        </w:r>
        <w:r w:rsidR="00502CBB" w:rsidDel="0049659A">
          <w:rPr>
            <w:rFonts w:cstheme="minorHAnsi"/>
            <w:sz w:val="24"/>
            <w:szCs w:val="24"/>
            <w:lang w:val="en-GB"/>
          </w:rPr>
          <w:delText>a</w:delText>
        </w:r>
      </w:del>
      <w:ins w:id="10" w:author="Krumer Alexander" w:date="2021-12-05T20:42:00Z">
        <w:r w:rsidR="0049659A">
          <w:rPr>
            <w:rFonts w:cstheme="minorHAnsi"/>
            <w:sz w:val="24"/>
            <w:szCs w:val="24"/>
          </w:rPr>
          <w:t>per</w:t>
        </w:r>
      </w:ins>
      <w:r w:rsidR="00502CBB">
        <w:rPr>
          <w:rFonts w:cstheme="minorHAnsi"/>
          <w:sz w:val="24"/>
          <w:szCs w:val="24"/>
          <w:lang w:val="en-GB"/>
        </w:rPr>
        <w:t xml:space="preserve"> day.</w:t>
      </w:r>
      <w:commentRangeEnd w:id="0"/>
      <w:r w:rsidR="00326D6F">
        <w:rPr>
          <w:rStyle w:val="CommentReference"/>
        </w:rPr>
        <w:commentReference w:id="0"/>
      </w:r>
    </w:p>
    <w:p w14:paraId="208A3EB7" w14:textId="4882A5AE" w:rsidR="00853330" w:rsidRPr="00853330" w:rsidRDefault="00853330" w:rsidP="00853330">
      <w:pPr>
        <w:pStyle w:val="ListParagraph"/>
        <w:numPr>
          <w:ilvl w:val="0"/>
          <w:numId w:val="2"/>
        </w:numPr>
        <w:spacing w:after="120" w:line="360" w:lineRule="auto"/>
        <w:jc w:val="both"/>
        <w:rPr>
          <w:rFonts w:asciiTheme="minorHAnsi" w:hAnsiTheme="minorHAnsi" w:cstheme="minorHAnsi"/>
          <w:sz w:val="24"/>
          <w:szCs w:val="24"/>
        </w:rPr>
      </w:pPr>
      <w:r w:rsidRPr="00853330">
        <w:rPr>
          <w:rFonts w:asciiTheme="minorHAnsi" w:hAnsiTheme="minorHAnsi" w:cstheme="minorHAnsi"/>
          <w:sz w:val="24"/>
          <w:szCs w:val="24"/>
        </w:rPr>
        <w:t>Who has a comparative advantage in producing X</w:t>
      </w:r>
      <w:ins w:id="11" w:author="Krumer Alexander" w:date="2021-12-05T20:32:00Z">
        <w:r w:rsidR="002750B2">
          <w:rPr>
            <w:rFonts w:asciiTheme="minorHAnsi" w:hAnsiTheme="minorHAnsi" w:cstheme="minorHAnsi"/>
            <w:sz w:val="24"/>
            <w:szCs w:val="24"/>
          </w:rPr>
          <w:t xml:space="preserve"> and Y</w:t>
        </w:r>
      </w:ins>
      <w:r w:rsidRPr="00853330">
        <w:rPr>
          <w:rFonts w:asciiTheme="minorHAnsi" w:hAnsiTheme="minorHAnsi" w:cstheme="minorHAnsi"/>
          <w:sz w:val="24"/>
          <w:szCs w:val="24"/>
        </w:rPr>
        <w:t>?</w:t>
      </w:r>
      <w:r w:rsidR="00FB5F7C">
        <w:rPr>
          <w:rFonts w:asciiTheme="minorHAnsi" w:hAnsiTheme="minorHAnsi" w:cstheme="minorHAnsi"/>
          <w:sz w:val="24"/>
          <w:szCs w:val="24"/>
        </w:rPr>
        <w:t xml:space="preserve"> </w:t>
      </w:r>
      <w:r w:rsidR="00FB5F7C" w:rsidRPr="00FB5F7C">
        <w:rPr>
          <w:rFonts w:asciiTheme="minorHAnsi" w:hAnsiTheme="minorHAnsi" w:cstheme="minorHAnsi"/>
          <w:b/>
          <w:bCs/>
          <w:sz w:val="24"/>
          <w:szCs w:val="24"/>
        </w:rPr>
        <w:t>(4 points)</w:t>
      </w:r>
    </w:p>
    <w:p w14:paraId="7294AA86" w14:textId="02B794C0" w:rsidR="00853330" w:rsidRPr="00853330" w:rsidDel="002750B2" w:rsidRDefault="00853330" w:rsidP="00853330">
      <w:pPr>
        <w:pStyle w:val="ListParagraph"/>
        <w:numPr>
          <w:ilvl w:val="0"/>
          <w:numId w:val="2"/>
        </w:numPr>
        <w:spacing w:after="120" w:line="360" w:lineRule="auto"/>
        <w:jc w:val="both"/>
        <w:rPr>
          <w:del w:id="12" w:author="Krumer Alexander" w:date="2021-12-05T20:32:00Z"/>
          <w:rFonts w:asciiTheme="minorHAnsi" w:hAnsiTheme="minorHAnsi" w:cstheme="minorHAnsi"/>
          <w:sz w:val="24"/>
          <w:szCs w:val="24"/>
        </w:rPr>
      </w:pPr>
      <w:del w:id="13" w:author="Krumer Alexander" w:date="2021-12-05T20:32:00Z">
        <w:r w:rsidRPr="00853330" w:rsidDel="002750B2">
          <w:rPr>
            <w:rFonts w:asciiTheme="minorHAnsi" w:hAnsiTheme="minorHAnsi" w:cstheme="minorHAnsi"/>
            <w:sz w:val="24"/>
            <w:szCs w:val="24"/>
          </w:rPr>
          <w:delText>Who has a comparative advantage in producing Y?</w:delText>
        </w:r>
        <w:r w:rsidR="00FB5F7C" w:rsidDel="002750B2">
          <w:rPr>
            <w:rFonts w:asciiTheme="minorHAnsi" w:hAnsiTheme="minorHAnsi" w:cstheme="minorHAnsi"/>
            <w:sz w:val="24"/>
            <w:szCs w:val="24"/>
          </w:rPr>
          <w:delText xml:space="preserve"> </w:delText>
        </w:r>
        <w:r w:rsidR="00FB5F7C" w:rsidRPr="00FB5F7C" w:rsidDel="002750B2">
          <w:rPr>
            <w:rFonts w:asciiTheme="minorHAnsi" w:hAnsiTheme="minorHAnsi" w:cstheme="minorHAnsi"/>
            <w:b/>
            <w:bCs/>
            <w:sz w:val="24"/>
            <w:szCs w:val="24"/>
          </w:rPr>
          <w:delText>(4 points)</w:delText>
        </w:r>
      </w:del>
    </w:p>
    <w:p w14:paraId="4C5ED1C9" w14:textId="1C915E6A" w:rsidR="00853330" w:rsidRPr="00853330" w:rsidRDefault="00502CBB" w:rsidP="00853330">
      <w:pPr>
        <w:pStyle w:val="ListParagraph"/>
        <w:numPr>
          <w:ilvl w:val="0"/>
          <w:numId w:val="2"/>
        </w:numPr>
        <w:spacing w:after="120" w:line="360" w:lineRule="auto"/>
        <w:jc w:val="both"/>
        <w:rPr>
          <w:rFonts w:asciiTheme="minorHAnsi" w:hAnsiTheme="minorHAnsi" w:cstheme="minorHAnsi"/>
          <w:sz w:val="24"/>
          <w:szCs w:val="24"/>
        </w:rPr>
      </w:pPr>
      <w:del w:id="14" w:author="Krumer Alexander" w:date="2021-12-05T20:33:00Z">
        <w:r w:rsidDel="002750B2">
          <w:rPr>
            <w:rFonts w:asciiTheme="minorHAnsi" w:hAnsiTheme="minorHAnsi" w:cstheme="minorHAnsi"/>
            <w:sz w:val="24"/>
            <w:szCs w:val="24"/>
          </w:rPr>
          <w:delText xml:space="preserve">What is the maximum amount for both goods the two countries can produce in </w:delText>
        </w:r>
        <w:r w:rsidRPr="002750B2" w:rsidDel="002750B2">
          <w:rPr>
            <w:rFonts w:asciiTheme="minorHAnsi" w:hAnsiTheme="minorHAnsi" w:cstheme="minorHAnsi"/>
            <w:sz w:val="24"/>
            <w:szCs w:val="24"/>
            <w:u w:val="single"/>
            <w:rPrChange w:id="15" w:author="Krumer Alexander" w:date="2021-12-05T20:31:00Z">
              <w:rPr>
                <w:rFonts w:asciiTheme="minorHAnsi" w:hAnsiTheme="minorHAnsi" w:cstheme="minorHAnsi"/>
                <w:sz w:val="24"/>
                <w:szCs w:val="24"/>
              </w:rPr>
            </w:rPrChange>
          </w:rPr>
          <w:delText>2</w:delText>
        </w:r>
        <w:r w:rsidDel="002750B2">
          <w:rPr>
            <w:rFonts w:asciiTheme="minorHAnsi" w:hAnsiTheme="minorHAnsi" w:cstheme="minorHAnsi"/>
            <w:sz w:val="24"/>
            <w:szCs w:val="24"/>
          </w:rPr>
          <w:delText xml:space="preserve"> days? </w:delText>
        </w:r>
        <w:r w:rsidR="00FB5F7C" w:rsidDel="002750B2">
          <w:rPr>
            <w:rFonts w:asciiTheme="minorHAnsi" w:hAnsiTheme="minorHAnsi" w:cstheme="minorHAnsi"/>
            <w:sz w:val="24"/>
            <w:szCs w:val="24"/>
          </w:rPr>
          <w:delText xml:space="preserve"> </w:delText>
        </w:r>
        <w:r w:rsidDel="002750B2">
          <w:rPr>
            <w:rFonts w:asciiTheme="minorHAnsi" w:hAnsiTheme="minorHAnsi" w:cstheme="minorHAnsi"/>
            <w:sz w:val="24"/>
            <w:szCs w:val="24"/>
          </w:rPr>
          <w:delText xml:space="preserve">Show </w:delText>
        </w:r>
      </w:del>
      <w:del w:id="16" w:author="Krumer Alexander" w:date="2021-12-05T20:30:00Z">
        <w:r w:rsidDel="002750B2">
          <w:rPr>
            <w:rFonts w:asciiTheme="minorHAnsi" w:hAnsiTheme="minorHAnsi" w:cstheme="minorHAnsi"/>
            <w:sz w:val="24"/>
            <w:szCs w:val="24"/>
          </w:rPr>
          <w:delText>them,</w:delText>
        </w:r>
      </w:del>
      <w:del w:id="17" w:author="Krumer Alexander" w:date="2021-12-05T20:33:00Z">
        <w:r w:rsidDel="002750B2">
          <w:rPr>
            <w:rFonts w:asciiTheme="minorHAnsi" w:hAnsiTheme="minorHAnsi" w:cstheme="minorHAnsi"/>
            <w:sz w:val="24"/>
            <w:szCs w:val="24"/>
          </w:rPr>
          <w:delText xml:space="preserve"> drawing the production possibilities frontier for </w:delText>
        </w:r>
        <w:r w:rsidR="00AB3B97" w:rsidDel="002750B2">
          <w:rPr>
            <w:rFonts w:asciiTheme="minorHAnsi" w:hAnsiTheme="minorHAnsi" w:cstheme="minorHAnsi"/>
            <w:sz w:val="24"/>
            <w:szCs w:val="24"/>
          </w:rPr>
          <w:delText>the two countries</w:delText>
        </w:r>
      </w:del>
      <w:ins w:id="18" w:author="Krumer Alexander" w:date="2021-12-05T20:33:00Z">
        <w:r w:rsidR="002750B2">
          <w:rPr>
            <w:rFonts w:asciiTheme="minorHAnsi" w:hAnsiTheme="minorHAnsi" w:cstheme="minorHAnsi"/>
            <w:sz w:val="24"/>
            <w:szCs w:val="24"/>
          </w:rPr>
          <w:t>Draw a</w:t>
        </w:r>
      </w:ins>
      <w:ins w:id="19" w:author="Krumer Alexander" w:date="2021-12-05T20:37:00Z">
        <w:r w:rsidR="002750B2">
          <w:rPr>
            <w:rFonts w:asciiTheme="minorHAnsi" w:hAnsiTheme="minorHAnsi" w:cstheme="minorHAnsi"/>
            <w:sz w:val="24"/>
            <w:szCs w:val="24"/>
          </w:rPr>
          <w:t xml:space="preserve"> monthly (30 days</w:t>
        </w:r>
        <w:r w:rsidR="002750B2">
          <w:rPr>
            <w:rFonts w:asciiTheme="minorHAnsi" w:hAnsiTheme="minorHAnsi" w:cstheme="minorHAnsi"/>
            <w:sz w:val="24"/>
            <w:szCs w:val="24"/>
            <w:lang w:bidi="he-IL"/>
          </w:rPr>
          <w:t>)</w:t>
        </w:r>
      </w:ins>
      <w:ins w:id="20" w:author="Krumer Alexander" w:date="2021-12-05T20:33:00Z">
        <w:r w:rsidR="002750B2">
          <w:rPr>
            <w:rFonts w:asciiTheme="minorHAnsi" w:hAnsiTheme="minorHAnsi" w:cstheme="minorHAnsi"/>
            <w:sz w:val="24"/>
            <w:szCs w:val="24"/>
          </w:rPr>
          <w:t xml:space="preserve"> production possibilities frontier for e</w:t>
        </w:r>
      </w:ins>
      <w:ins w:id="21" w:author="Krumer Alexander" w:date="2021-12-05T20:34:00Z">
        <w:r w:rsidR="002750B2">
          <w:rPr>
            <w:rFonts w:asciiTheme="minorHAnsi" w:hAnsiTheme="minorHAnsi" w:cstheme="minorHAnsi"/>
            <w:sz w:val="24"/>
            <w:szCs w:val="24"/>
          </w:rPr>
          <w:t xml:space="preserve">ach </w:t>
        </w:r>
        <w:commentRangeStart w:id="22"/>
        <w:r w:rsidR="002750B2">
          <w:rPr>
            <w:rFonts w:asciiTheme="minorHAnsi" w:hAnsiTheme="minorHAnsi" w:cstheme="minorHAnsi"/>
            <w:sz w:val="24"/>
            <w:szCs w:val="24"/>
          </w:rPr>
          <w:t>country</w:t>
        </w:r>
      </w:ins>
      <w:commentRangeEnd w:id="22"/>
      <w:ins w:id="23" w:author="Krumer Alexander" w:date="2021-12-05T21:25:00Z">
        <w:r w:rsidR="00326D6F">
          <w:rPr>
            <w:rStyle w:val="CommentReference"/>
            <w:rFonts w:asciiTheme="minorHAnsi" w:eastAsiaTheme="minorHAnsi" w:hAnsiTheme="minorHAnsi" w:cstheme="minorBidi"/>
            <w:lang w:val="en-US" w:eastAsia="en-US"/>
          </w:rPr>
          <w:commentReference w:id="22"/>
        </w:r>
      </w:ins>
      <w:r w:rsidR="00853330" w:rsidRPr="00853330">
        <w:rPr>
          <w:rFonts w:asciiTheme="minorHAnsi" w:hAnsiTheme="minorHAnsi" w:cstheme="minorHAnsi"/>
          <w:sz w:val="24"/>
          <w:szCs w:val="24"/>
        </w:rPr>
        <w:t>.</w:t>
      </w:r>
      <w:r w:rsidR="00FB5F7C">
        <w:rPr>
          <w:rFonts w:asciiTheme="minorHAnsi" w:hAnsiTheme="minorHAnsi" w:cstheme="minorHAnsi"/>
          <w:sz w:val="24"/>
          <w:szCs w:val="24"/>
        </w:rPr>
        <w:t xml:space="preserve"> (</w:t>
      </w:r>
      <w:del w:id="24" w:author="Krumer Alexander" w:date="2021-12-05T20:47:00Z">
        <w:r w:rsidR="00FB5F7C" w:rsidDel="0049659A">
          <w:rPr>
            <w:rFonts w:asciiTheme="minorHAnsi" w:hAnsiTheme="minorHAnsi" w:cstheme="minorHAnsi"/>
            <w:sz w:val="24"/>
            <w:szCs w:val="24"/>
          </w:rPr>
          <w:delText xml:space="preserve">4 </w:delText>
        </w:r>
      </w:del>
      <w:ins w:id="25" w:author="Krumer Alexander" w:date="2021-12-05T20:47:00Z">
        <w:r w:rsidR="0049659A">
          <w:rPr>
            <w:rFonts w:asciiTheme="minorHAnsi" w:hAnsiTheme="minorHAnsi" w:cstheme="minorHAnsi"/>
            <w:sz w:val="24"/>
            <w:szCs w:val="24"/>
          </w:rPr>
          <w:t xml:space="preserve">6 </w:t>
        </w:r>
      </w:ins>
      <w:r w:rsidR="00FB5F7C">
        <w:rPr>
          <w:rFonts w:asciiTheme="minorHAnsi" w:hAnsiTheme="minorHAnsi" w:cstheme="minorHAnsi"/>
          <w:sz w:val="24"/>
          <w:szCs w:val="24"/>
        </w:rPr>
        <w:t>points)</w:t>
      </w:r>
    </w:p>
    <w:p w14:paraId="6CA2F6A4" w14:textId="5383A6C6" w:rsidR="00853330" w:rsidRDefault="00853330" w:rsidP="00853330">
      <w:pPr>
        <w:pStyle w:val="ListParagraph"/>
        <w:numPr>
          <w:ilvl w:val="0"/>
          <w:numId w:val="2"/>
        </w:numPr>
        <w:spacing w:after="120" w:line="360" w:lineRule="auto"/>
        <w:jc w:val="both"/>
        <w:rPr>
          <w:rFonts w:asciiTheme="minorHAnsi" w:hAnsiTheme="minorHAnsi" w:cstheme="minorHAnsi"/>
          <w:sz w:val="24"/>
          <w:szCs w:val="24"/>
        </w:rPr>
      </w:pPr>
      <w:commentRangeStart w:id="26"/>
      <w:commentRangeStart w:id="27"/>
      <w:commentRangeStart w:id="28"/>
      <w:r w:rsidRPr="00853330">
        <w:rPr>
          <w:rFonts w:asciiTheme="minorHAnsi" w:hAnsiTheme="minorHAnsi" w:cstheme="minorHAnsi"/>
          <w:sz w:val="24"/>
          <w:szCs w:val="24"/>
        </w:rPr>
        <w:t xml:space="preserve">Suppose </w:t>
      </w:r>
      <w:del w:id="29" w:author="Krumer Alexander" w:date="2021-12-05T20:36:00Z">
        <w:r w:rsidR="00AB7DF7" w:rsidDel="002750B2">
          <w:rPr>
            <w:rFonts w:asciiTheme="minorHAnsi" w:hAnsiTheme="minorHAnsi" w:cstheme="minorHAnsi"/>
            <w:sz w:val="24"/>
            <w:szCs w:val="24"/>
          </w:rPr>
          <w:delText xml:space="preserve">the </w:delText>
        </w:r>
      </w:del>
      <w:ins w:id="30" w:author="Krumer Alexander" w:date="2021-12-05T20:36:00Z">
        <w:r w:rsidR="002750B2">
          <w:rPr>
            <w:rFonts w:asciiTheme="minorHAnsi" w:hAnsiTheme="minorHAnsi" w:cstheme="minorHAnsi"/>
            <w:sz w:val="24"/>
            <w:szCs w:val="24"/>
          </w:rPr>
          <w:t xml:space="preserve">each </w:t>
        </w:r>
      </w:ins>
      <w:del w:id="31" w:author="Krumer Alexander" w:date="2021-12-05T20:36:00Z">
        <w:r w:rsidR="00AB7DF7" w:rsidDel="002750B2">
          <w:rPr>
            <w:rFonts w:asciiTheme="minorHAnsi" w:hAnsiTheme="minorHAnsi" w:cstheme="minorHAnsi"/>
            <w:sz w:val="24"/>
            <w:szCs w:val="24"/>
          </w:rPr>
          <w:delText xml:space="preserve">two countries </w:delText>
        </w:r>
      </w:del>
      <w:ins w:id="32" w:author="Krumer Alexander" w:date="2021-12-05T20:36:00Z">
        <w:r w:rsidR="002750B2">
          <w:rPr>
            <w:rFonts w:asciiTheme="minorHAnsi" w:hAnsiTheme="minorHAnsi" w:cstheme="minorHAnsi"/>
            <w:sz w:val="24"/>
            <w:szCs w:val="24"/>
          </w:rPr>
          <w:t xml:space="preserve">country </w:t>
        </w:r>
      </w:ins>
      <w:r w:rsidR="00AB7DF7">
        <w:rPr>
          <w:rFonts w:asciiTheme="minorHAnsi" w:hAnsiTheme="minorHAnsi" w:cstheme="minorHAnsi"/>
          <w:sz w:val="24"/>
          <w:szCs w:val="24"/>
        </w:rPr>
        <w:t>need</w:t>
      </w:r>
      <w:ins w:id="33" w:author="Krumer Alexander" w:date="2021-12-05T20:36:00Z">
        <w:r w:rsidR="002750B2">
          <w:rPr>
            <w:rFonts w:asciiTheme="minorHAnsi" w:hAnsiTheme="minorHAnsi" w:cstheme="minorHAnsi"/>
            <w:sz w:val="24"/>
            <w:szCs w:val="24"/>
          </w:rPr>
          <w:t>s</w:t>
        </w:r>
      </w:ins>
      <w:r w:rsidR="00AB7DF7">
        <w:rPr>
          <w:rFonts w:asciiTheme="minorHAnsi" w:hAnsiTheme="minorHAnsi" w:cstheme="minorHAnsi"/>
          <w:sz w:val="24"/>
          <w:szCs w:val="24"/>
        </w:rPr>
        <w:t xml:space="preserve"> </w:t>
      </w:r>
      <w:del w:id="34" w:author="Krumer Alexander" w:date="2021-12-05T20:45:00Z">
        <w:r w:rsidR="00AB3B97" w:rsidDel="0049659A">
          <w:rPr>
            <w:rFonts w:asciiTheme="minorHAnsi" w:hAnsiTheme="minorHAnsi" w:cstheme="minorHAnsi"/>
            <w:sz w:val="24"/>
            <w:szCs w:val="24"/>
          </w:rPr>
          <w:delText>1</w:delText>
        </w:r>
        <w:r w:rsidR="003572F5" w:rsidDel="0049659A">
          <w:rPr>
            <w:rFonts w:asciiTheme="minorHAnsi" w:hAnsiTheme="minorHAnsi" w:cstheme="minorHAnsi"/>
            <w:sz w:val="24"/>
            <w:szCs w:val="24"/>
          </w:rPr>
          <w:delText>6</w:delText>
        </w:r>
        <w:r w:rsidR="00AB3B97" w:rsidDel="0049659A">
          <w:rPr>
            <w:rFonts w:asciiTheme="minorHAnsi" w:hAnsiTheme="minorHAnsi" w:cstheme="minorHAnsi"/>
            <w:sz w:val="24"/>
            <w:szCs w:val="24"/>
          </w:rPr>
          <w:delText xml:space="preserve"> </w:delText>
        </w:r>
      </w:del>
      <w:ins w:id="35" w:author="Krumer Alexander" w:date="2021-12-05T20:45:00Z">
        <w:r w:rsidR="0049659A">
          <w:rPr>
            <w:rFonts w:asciiTheme="minorHAnsi" w:hAnsiTheme="minorHAnsi" w:cstheme="minorHAnsi"/>
            <w:sz w:val="24"/>
            <w:szCs w:val="24"/>
          </w:rPr>
          <w:t xml:space="preserve">48 </w:t>
        </w:r>
      </w:ins>
      <w:r w:rsidR="00AB7DF7">
        <w:rPr>
          <w:rFonts w:asciiTheme="minorHAnsi" w:hAnsiTheme="minorHAnsi" w:cstheme="minorHAnsi"/>
          <w:sz w:val="24"/>
          <w:szCs w:val="24"/>
        </w:rPr>
        <w:t>units of good Y</w:t>
      </w:r>
      <w:ins w:id="36" w:author="Krumer Alexander" w:date="2021-12-05T20:38:00Z">
        <w:r w:rsidR="002750B2">
          <w:rPr>
            <w:rFonts w:asciiTheme="minorHAnsi" w:hAnsiTheme="minorHAnsi" w:cstheme="minorHAnsi"/>
            <w:sz w:val="24"/>
            <w:szCs w:val="24"/>
          </w:rPr>
          <w:t xml:space="preserve"> per month</w:t>
        </w:r>
      </w:ins>
      <w:r w:rsidRPr="00853330">
        <w:rPr>
          <w:rFonts w:asciiTheme="minorHAnsi" w:hAnsiTheme="minorHAnsi" w:cstheme="minorHAnsi"/>
          <w:sz w:val="24"/>
          <w:szCs w:val="24"/>
        </w:rPr>
        <w:t xml:space="preserve">. In that case how many units of </w:t>
      </w:r>
      <w:r w:rsidR="00AB7DF7">
        <w:rPr>
          <w:rFonts w:asciiTheme="minorHAnsi" w:hAnsiTheme="minorHAnsi" w:cstheme="minorHAnsi"/>
          <w:sz w:val="24"/>
          <w:szCs w:val="24"/>
        </w:rPr>
        <w:t>X</w:t>
      </w:r>
      <w:r w:rsidRPr="00853330">
        <w:rPr>
          <w:rFonts w:asciiTheme="minorHAnsi" w:hAnsiTheme="minorHAnsi" w:cstheme="minorHAnsi"/>
          <w:sz w:val="24"/>
          <w:szCs w:val="24"/>
        </w:rPr>
        <w:t xml:space="preserve"> will be produced</w:t>
      </w:r>
      <w:r w:rsidR="00AB3B97">
        <w:rPr>
          <w:rFonts w:asciiTheme="minorHAnsi" w:hAnsiTheme="minorHAnsi" w:cstheme="minorHAnsi"/>
          <w:sz w:val="24"/>
          <w:szCs w:val="24"/>
        </w:rPr>
        <w:t xml:space="preserve"> </w:t>
      </w:r>
      <w:del w:id="37" w:author="Krumer Alexander" w:date="2021-12-05T20:38:00Z">
        <w:r w:rsidR="00AB3B97" w:rsidDel="002750B2">
          <w:rPr>
            <w:rFonts w:asciiTheme="minorHAnsi" w:hAnsiTheme="minorHAnsi" w:cstheme="minorHAnsi"/>
            <w:sz w:val="24"/>
            <w:szCs w:val="24"/>
          </w:rPr>
          <w:delText xml:space="preserve">in </w:delText>
        </w:r>
        <w:r w:rsidR="00AB3B97" w:rsidRPr="002750B2" w:rsidDel="002750B2">
          <w:rPr>
            <w:rFonts w:asciiTheme="minorHAnsi" w:hAnsiTheme="minorHAnsi" w:cstheme="minorHAnsi"/>
            <w:sz w:val="24"/>
            <w:szCs w:val="24"/>
            <w:u w:val="single"/>
            <w:rPrChange w:id="38" w:author="Krumer Alexander" w:date="2021-12-05T20:35:00Z">
              <w:rPr>
                <w:rFonts w:asciiTheme="minorHAnsi" w:hAnsiTheme="minorHAnsi" w:cstheme="minorHAnsi"/>
                <w:sz w:val="24"/>
                <w:szCs w:val="24"/>
              </w:rPr>
            </w:rPrChange>
          </w:rPr>
          <w:delText>two</w:delText>
        </w:r>
        <w:r w:rsidR="00AB3B97" w:rsidDel="002750B2">
          <w:rPr>
            <w:rFonts w:asciiTheme="minorHAnsi" w:hAnsiTheme="minorHAnsi" w:cstheme="minorHAnsi"/>
            <w:sz w:val="24"/>
            <w:szCs w:val="24"/>
          </w:rPr>
          <w:delText xml:space="preserve"> days</w:delText>
        </w:r>
      </w:del>
      <w:ins w:id="39" w:author="Krumer Alexander" w:date="2021-12-05T20:38:00Z">
        <w:r w:rsidR="002750B2">
          <w:rPr>
            <w:rFonts w:asciiTheme="minorHAnsi" w:hAnsiTheme="minorHAnsi" w:cstheme="minorHAnsi"/>
            <w:sz w:val="24"/>
            <w:szCs w:val="24"/>
          </w:rPr>
          <w:t>during that month</w:t>
        </w:r>
      </w:ins>
      <w:r w:rsidRPr="00853330">
        <w:rPr>
          <w:rFonts w:asciiTheme="minorHAnsi" w:hAnsiTheme="minorHAnsi" w:cstheme="minorHAnsi"/>
          <w:sz w:val="24"/>
          <w:szCs w:val="24"/>
        </w:rPr>
        <w:t xml:space="preserve">? </w:t>
      </w:r>
      <w:commentRangeEnd w:id="26"/>
      <w:r w:rsidR="00846B2C">
        <w:rPr>
          <w:rStyle w:val="CommentReference"/>
          <w:rFonts w:asciiTheme="minorHAnsi" w:eastAsiaTheme="minorHAnsi" w:hAnsiTheme="minorHAnsi" w:cstheme="minorBidi"/>
          <w:lang w:val="en-US" w:eastAsia="en-US"/>
        </w:rPr>
        <w:commentReference w:id="26"/>
      </w:r>
      <w:commentRangeEnd w:id="27"/>
      <w:r w:rsidR="00502CBB">
        <w:rPr>
          <w:rStyle w:val="CommentReference"/>
          <w:rFonts w:asciiTheme="minorHAnsi" w:eastAsiaTheme="minorHAnsi" w:hAnsiTheme="minorHAnsi" w:cstheme="minorBidi"/>
          <w:lang w:val="en-US" w:eastAsia="en-US"/>
        </w:rPr>
        <w:commentReference w:id="27"/>
      </w:r>
      <w:commentRangeEnd w:id="28"/>
      <w:r w:rsidR="002750B2">
        <w:rPr>
          <w:rStyle w:val="CommentReference"/>
          <w:rFonts w:asciiTheme="minorHAnsi" w:eastAsiaTheme="minorHAnsi" w:hAnsiTheme="minorHAnsi" w:cstheme="minorBidi"/>
          <w:lang w:val="en-US" w:eastAsia="en-US"/>
        </w:rPr>
        <w:commentReference w:id="28"/>
      </w:r>
      <w:r w:rsidR="00FB5F7C">
        <w:rPr>
          <w:rFonts w:asciiTheme="minorHAnsi" w:hAnsiTheme="minorHAnsi" w:cstheme="minorHAnsi"/>
          <w:sz w:val="24"/>
          <w:szCs w:val="24"/>
        </w:rPr>
        <w:t xml:space="preserve"> </w:t>
      </w:r>
      <w:r w:rsidR="00FB5F7C" w:rsidRPr="00FB5F7C">
        <w:rPr>
          <w:rFonts w:asciiTheme="minorHAnsi" w:hAnsiTheme="minorHAnsi" w:cstheme="minorHAnsi"/>
          <w:b/>
          <w:bCs/>
          <w:sz w:val="24"/>
          <w:szCs w:val="24"/>
        </w:rPr>
        <w:t>(4 points)</w:t>
      </w:r>
    </w:p>
    <w:p w14:paraId="69205747" w14:textId="6A9DD855" w:rsidR="00E93B97" w:rsidRPr="00853330" w:rsidRDefault="00D04766" w:rsidP="00853330">
      <w:pPr>
        <w:pStyle w:val="ListParagraph"/>
        <w:numPr>
          <w:ilvl w:val="0"/>
          <w:numId w:val="2"/>
        </w:numPr>
        <w:spacing w:after="120" w:line="360" w:lineRule="auto"/>
        <w:jc w:val="both"/>
        <w:rPr>
          <w:rFonts w:asciiTheme="minorHAnsi" w:hAnsiTheme="minorHAnsi" w:cstheme="minorHAnsi"/>
          <w:sz w:val="24"/>
          <w:szCs w:val="24"/>
        </w:rPr>
      </w:pPr>
      <w:r>
        <w:rPr>
          <w:rFonts w:asciiTheme="minorHAnsi" w:hAnsiTheme="minorHAnsi" w:cstheme="minorHAnsi"/>
          <w:sz w:val="24"/>
          <w:szCs w:val="24"/>
        </w:rPr>
        <w:t xml:space="preserve">Suppose now </w:t>
      </w:r>
      <w:r w:rsidR="004C303C">
        <w:rPr>
          <w:rFonts w:asciiTheme="minorHAnsi" w:hAnsiTheme="minorHAnsi" w:cstheme="minorHAnsi"/>
          <w:sz w:val="24"/>
          <w:szCs w:val="24"/>
        </w:rPr>
        <w:t xml:space="preserve">that </w:t>
      </w:r>
      <w:del w:id="40" w:author="Krumer Alexander" w:date="2021-12-05T20:46:00Z">
        <w:r w:rsidR="0015340C" w:rsidDel="0049659A">
          <w:rPr>
            <w:rFonts w:asciiTheme="minorHAnsi" w:hAnsiTheme="minorHAnsi" w:cstheme="minorHAnsi"/>
            <w:sz w:val="24"/>
            <w:szCs w:val="24"/>
          </w:rPr>
          <w:delText xml:space="preserve">we </w:delText>
        </w:r>
      </w:del>
      <w:ins w:id="41" w:author="Krumer Alexander" w:date="2021-12-05T20:46:00Z">
        <w:r w:rsidR="0049659A">
          <w:rPr>
            <w:rFonts w:asciiTheme="minorHAnsi" w:hAnsiTheme="minorHAnsi" w:cstheme="minorHAnsi"/>
            <w:sz w:val="24"/>
            <w:szCs w:val="24"/>
          </w:rPr>
          <w:t>the countries can trade between each other</w:t>
        </w:r>
      </w:ins>
      <w:del w:id="42" w:author="Krumer Alexander" w:date="2021-12-05T20:46:00Z">
        <w:r w:rsidR="0015340C" w:rsidDel="0049659A">
          <w:rPr>
            <w:rFonts w:asciiTheme="minorHAnsi" w:hAnsiTheme="minorHAnsi" w:cstheme="minorHAnsi"/>
            <w:sz w:val="24"/>
            <w:szCs w:val="24"/>
          </w:rPr>
          <w:delText>open to trade</w:delText>
        </w:r>
      </w:del>
      <w:r w:rsidR="006F583C">
        <w:rPr>
          <w:rFonts w:asciiTheme="minorHAnsi" w:hAnsiTheme="minorHAnsi" w:cstheme="minorHAnsi"/>
          <w:sz w:val="24"/>
          <w:szCs w:val="24"/>
        </w:rPr>
        <w:t xml:space="preserve">. </w:t>
      </w:r>
      <w:del w:id="43" w:author="Krumer Alexander" w:date="2021-12-05T20:46:00Z">
        <w:r w:rsidR="002A556F" w:rsidDel="0049659A">
          <w:rPr>
            <w:rFonts w:asciiTheme="minorHAnsi" w:hAnsiTheme="minorHAnsi" w:cstheme="minorHAnsi"/>
            <w:sz w:val="24"/>
            <w:szCs w:val="24"/>
          </w:rPr>
          <w:delText>Countries</w:delText>
        </w:r>
        <w:r w:rsidR="00250930" w:rsidDel="0049659A">
          <w:rPr>
            <w:rFonts w:asciiTheme="minorHAnsi" w:hAnsiTheme="minorHAnsi" w:cstheme="minorHAnsi"/>
            <w:sz w:val="24"/>
            <w:szCs w:val="24"/>
          </w:rPr>
          <w:delText xml:space="preserve"> </w:delText>
        </w:r>
      </w:del>
      <w:ins w:id="44" w:author="Krumer Alexander" w:date="2021-12-05T20:46:00Z">
        <w:r w:rsidR="0049659A">
          <w:rPr>
            <w:rFonts w:asciiTheme="minorHAnsi" w:hAnsiTheme="minorHAnsi" w:cstheme="minorHAnsi"/>
            <w:sz w:val="24"/>
            <w:szCs w:val="24"/>
          </w:rPr>
          <w:t xml:space="preserve">They </w:t>
        </w:r>
      </w:ins>
      <w:r w:rsidR="00250930">
        <w:rPr>
          <w:rFonts w:asciiTheme="minorHAnsi" w:hAnsiTheme="minorHAnsi" w:cstheme="minorHAnsi"/>
          <w:sz w:val="24"/>
          <w:szCs w:val="24"/>
        </w:rPr>
        <w:t xml:space="preserve">can </w:t>
      </w:r>
      <w:del w:id="45" w:author="Krumer Alexander" w:date="2021-12-05T20:46:00Z">
        <w:r w:rsidR="00250930" w:rsidDel="0049659A">
          <w:rPr>
            <w:rFonts w:asciiTheme="minorHAnsi" w:hAnsiTheme="minorHAnsi" w:cstheme="minorHAnsi"/>
            <w:sz w:val="24"/>
            <w:szCs w:val="24"/>
          </w:rPr>
          <w:delText xml:space="preserve">trade </w:delText>
        </w:r>
      </w:del>
      <w:ins w:id="46" w:author="Krumer Alexander" w:date="2021-12-05T20:46:00Z">
        <w:r w:rsidR="0049659A">
          <w:rPr>
            <w:rFonts w:asciiTheme="minorHAnsi" w:hAnsiTheme="minorHAnsi" w:cstheme="minorHAnsi"/>
            <w:sz w:val="24"/>
            <w:szCs w:val="24"/>
          </w:rPr>
          <w:t xml:space="preserve">exchange </w:t>
        </w:r>
      </w:ins>
      <w:r w:rsidR="00250930">
        <w:rPr>
          <w:rFonts w:asciiTheme="minorHAnsi" w:hAnsiTheme="minorHAnsi" w:cstheme="minorHAnsi"/>
          <w:sz w:val="24"/>
          <w:szCs w:val="24"/>
        </w:rPr>
        <w:t>2 units of good X with 3 units of good Y</w:t>
      </w:r>
      <w:r w:rsidR="006F583C">
        <w:rPr>
          <w:rFonts w:asciiTheme="minorHAnsi" w:hAnsiTheme="minorHAnsi" w:cstheme="minorHAnsi"/>
          <w:sz w:val="24"/>
          <w:szCs w:val="24"/>
        </w:rPr>
        <w:t xml:space="preserve"> </w:t>
      </w:r>
      <w:r w:rsidR="00444F3D">
        <w:rPr>
          <w:rFonts w:asciiTheme="minorHAnsi" w:hAnsiTheme="minorHAnsi" w:cstheme="minorHAnsi"/>
          <w:sz w:val="24"/>
          <w:szCs w:val="24"/>
        </w:rPr>
        <w:t>and they</w:t>
      </w:r>
      <w:r w:rsidR="006F583C">
        <w:rPr>
          <w:rFonts w:asciiTheme="minorHAnsi" w:hAnsiTheme="minorHAnsi" w:cstheme="minorHAnsi"/>
          <w:sz w:val="24"/>
          <w:szCs w:val="24"/>
        </w:rPr>
        <w:t xml:space="preserve"> want to </w:t>
      </w:r>
      <w:r w:rsidR="006E38D8">
        <w:rPr>
          <w:rFonts w:asciiTheme="minorHAnsi" w:hAnsiTheme="minorHAnsi" w:cstheme="minorHAnsi"/>
          <w:sz w:val="24"/>
          <w:szCs w:val="24"/>
        </w:rPr>
        <w:t>consume</w:t>
      </w:r>
      <w:r w:rsidR="009F714E">
        <w:rPr>
          <w:rFonts w:asciiTheme="minorHAnsi" w:hAnsiTheme="minorHAnsi" w:cstheme="minorHAnsi"/>
          <w:sz w:val="24"/>
          <w:szCs w:val="24"/>
        </w:rPr>
        <w:t xml:space="preserve"> </w:t>
      </w:r>
      <w:del w:id="47" w:author="Krumer Alexander" w:date="2021-12-05T20:47:00Z">
        <w:r w:rsidR="00096C35" w:rsidDel="0049659A">
          <w:rPr>
            <w:rFonts w:asciiTheme="minorHAnsi" w:hAnsiTheme="minorHAnsi" w:cstheme="minorHAnsi"/>
            <w:sz w:val="24"/>
            <w:szCs w:val="24"/>
          </w:rPr>
          <w:delText>6</w:delText>
        </w:r>
        <w:r w:rsidR="009F714E" w:rsidDel="0049659A">
          <w:rPr>
            <w:rFonts w:asciiTheme="minorHAnsi" w:hAnsiTheme="minorHAnsi" w:cstheme="minorHAnsi"/>
            <w:sz w:val="24"/>
            <w:szCs w:val="24"/>
          </w:rPr>
          <w:delText xml:space="preserve"> </w:delText>
        </w:r>
      </w:del>
      <w:ins w:id="48" w:author="Krumer Alexander" w:date="2021-12-05T20:47:00Z">
        <w:r w:rsidR="0049659A">
          <w:rPr>
            <w:rFonts w:asciiTheme="minorHAnsi" w:hAnsiTheme="minorHAnsi" w:cstheme="minorHAnsi"/>
            <w:sz w:val="24"/>
            <w:szCs w:val="24"/>
          </w:rPr>
          <w:t xml:space="preserve">48 </w:t>
        </w:r>
      </w:ins>
      <w:r w:rsidR="009F714E">
        <w:rPr>
          <w:rFonts w:asciiTheme="minorHAnsi" w:hAnsiTheme="minorHAnsi" w:cstheme="minorHAnsi"/>
          <w:sz w:val="24"/>
          <w:szCs w:val="24"/>
        </w:rPr>
        <w:t>units</w:t>
      </w:r>
      <w:r w:rsidR="006F583C">
        <w:rPr>
          <w:rFonts w:asciiTheme="minorHAnsi" w:hAnsiTheme="minorHAnsi" w:cstheme="minorHAnsi"/>
          <w:sz w:val="24"/>
          <w:szCs w:val="24"/>
        </w:rPr>
        <w:t xml:space="preserve"> of good</w:t>
      </w:r>
      <w:r w:rsidR="009F714E">
        <w:rPr>
          <w:rFonts w:asciiTheme="minorHAnsi" w:hAnsiTheme="minorHAnsi" w:cstheme="minorHAnsi"/>
          <w:sz w:val="24"/>
          <w:szCs w:val="24"/>
        </w:rPr>
        <w:t xml:space="preserve"> </w:t>
      </w:r>
      <w:del w:id="49" w:author="Krumer Alexander" w:date="2021-12-05T20:47:00Z">
        <w:r w:rsidR="009F714E" w:rsidDel="0049659A">
          <w:rPr>
            <w:rFonts w:asciiTheme="minorHAnsi" w:hAnsiTheme="minorHAnsi" w:cstheme="minorHAnsi"/>
            <w:sz w:val="24"/>
            <w:szCs w:val="24"/>
          </w:rPr>
          <w:delText>X</w:delText>
        </w:r>
      </w:del>
      <w:ins w:id="50" w:author="Krumer Alexander" w:date="2021-12-05T20:47:00Z">
        <w:r w:rsidR="0049659A">
          <w:rPr>
            <w:rFonts w:asciiTheme="minorHAnsi" w:hAnsiTheme="minorHAnsi" w:cstheme="minorHAnsi"/>
            <w:sz w:val="24"/>
            <w:szCs w:val="24"/>
          </w:rPr>
          <w:t>Y per month</w:t>
        </w:r>
      </w:ins>
      <w:r w:rsidR="00AC2D5E">
        <w:rPr>
          <w:rFonts w:asciiTheme="minorHAnsi" w:hAnsiTheme="minorHAnsi" w:cstheme="minorHAnsi"/>
          <w:sz w:val="24"/>
          <w:szCs w:val="24"/>
        </w:rPr>
        <w:t xml:space="preserve">. Find the </w:t>
      </w:r>
      <w:r w:rsidR="00123143">
        <w:rPr>
          <w:rFonts w:asciiTheme="minorHAnsi" w:hAnsiTheme="minorHAnsi" w:cstheme="minorHAnsi"/>
          <w:sz w:val="24"/>
          <w:szCs w:val="24"/>
        </w:rPr>
        <w:t>production and consumption points.</w:t>
      </w:r>
      <w:r w:rsidR="00FB5F7C">
        <w:rPr>
          <w:rFonts w:asciiTheme="minorHAnsi" w:hAnsiTheme="minorHAnsi" w:cstheme="minorHAnsi"/>
          <w:sz w:val="24"/>
          <w:szCs w:val="24"/>
        </w:rPr>
        <w:t xml:space="preserve"> </w:t>
      </w:r>
      <w:r w:rsidR="00FB5F7C" w:rsidRPr="00FB5F7C">
        <w:rPr>
          <w:rFonts w:asciiTheme="minorHAnsi" w:hAnsiTheme="minorHAnsi" w:cstheme="minorHAnsi"/>
          <w:b/>
          <w:bCs/>
          <w:sz w:val="24"/>
          <w:szCs w:val="24"/>
        </w:rPr>
        <w:t>(</w:t>
      </w:r>
      <w:del w:id="51" w:author="Krumer Alexander" w:date="2021-12-05T20:47:00Z">
        <w:r w:rsidR="00FB5F7C" w:rsidRPr="00FB5F7C" w:rsidDel="0049659A">
          <w:rPr>
            <w:rFonts w:asciiTheme="minorHAnsi" w:hAnsiTheme="minorHAnsi" w:cstheme="minorHAnsi"/>
            <w:b/>
            <w:bCs/>
            <w:sz w:val="24"/>
            <w:szCs w:val="24"/>
          </w:rPr>
          <w:delText xml:space="preserve">4 </w:delText>
        </w:r>
      </w:del>
      <w:ins w:id="52" w:author="Krumer Alexander" w:date="2021-12-05T20:47:00Z">
        <w:r w:rsidR="0049659A">
          <w:rPr>
            <w:rFonts w:asciiTheme="minorHAnsi" w:hAnsiTheme="minorHAnsi" w:cstheme="minorHAnsi"/>
            <w:b/>
            <w:bCs/>
            <w:sz w:val="24"/>
            <w:szCs w:val="24"/>
          </w:rPr>
          <w:t>6</w:t>
        </w:r>
        <w:r w:rsidR="0049659A" w:rsidRPr="00FB5F7C">
          <w:rPr>
            <w:rFonts w:asciiTheme="minorHAnsi" w:hAnsiTheme="minorHAnsi" w:cstheme="minorHAnsi"/>
            <w:b/>
            <w:bCs/>
            <w:sz w:val="24"/>
            <w:szCs w:val="24"/>
          </w:rPr>
          <w:t xml:space="preserve"> </w:t>
        </w:r>
      </w:ins>
      <w:r w:rsidR="00FB5F7C" w:rsidRPr="00FB5F7C">
        <w:rPr>
          <w:rFonts w:asciiTheme="minorHAnsi" w:hAnsiTheme="minorHAnsi" w:cstheme="minorHAnsi"/>
          <w:b/>
          <w:bCs/>
          <w:sz w:val="24"/>
          <w:szCs w:val="24"/>
        </w:rPr>
        <w:t>points)</w:t>
      </w:r>
    </w:p>
    <w:p w14:paraId="67BE975A" w14:textId="3FD92DAD" w:rsidR="00102AB6" w:rsidRDefault="00554DBE" w:rsidP="00554DBE">
      <w:pPr>
        <w:pStyle w:val="Heading1"/>
        <w:rPr>
          <w:bCs/>
          <w:sz w:val="24"/>
          <w:szCs w:val="24"/>
        </w:rPr>
      </w:pPr>
      <w:commentRangeStart w:id="53"/>
      <w:r w:rsidRPr="005831AF">
        <w:rPr>
          <w:bCs/>
          <w:sz w:val="24"/>
          <w:szCs w:val="24"/>
        </w:rPr>
        <w:t>Answer</w:t>
      </w:r>
      <w:commentRangeEnd w:id="53"/>
      <w:r w:rsidR="0049659A">
        <w:rPr>
          <w:rStyle w:val="CommentReference"/>
          <w:rFonts w:asciiTheme="minorHAnsi" w:eastAsiaTheme="minorHAnsi" w:hAnsiTheme="minorHAnsi" w:cstheme="minorBidi"/>
          <w:color w:val="auto"/>
        </w:rPr>
        <w:commentReference w:id="53"/>
      </w:r>
    </w:p>
    <w:tbl>
      <w:tblPr>
        <w:tblStyle w:val="TableGrid"/>
        <w:tblW w:w="0" w:type="auto"/>
        <w:tblLook w:val="04A0" w:firstRow="1" w:lastRow="0" w:firstColumn="1" w:lastColumn="0" w:noHBand="0" w:noVBand="1"/>
      </w:tblPr>
      <w:tblGrid>
        <w:gridCol w:w="1268"/>
        <w:gridCol w:w="1120"/>
        <w:gridCol w:w="1120"/>
        <w:gridCol w:w="817"/>
        <w:gridCol w:w="913"/>
        <w:gridCol w:w="1129"/>
        <w:gridCol w:w="1514"/>
        <w:gridCol w:w="1515"/>
      </w:tblGrid>
      <w:tr w:rsidR="00502CBB" w14:paraId="2B124319" w14:textId="77777777" w:rsidTr="00502CBB">
        <w:tc>
          <w:tcPr>
            <w:tcW w:w="1274" w:type="dxa"/>
          </w:tcPr>
          <w:p w14:paraId="48A5473B" w14:textId="77777777" w:rsidR="00502CBB" w:rsidRPr="005B0FEA" w:rsidRDefault="00502CBB" w:rsidP="005B0FEA">
            <w:pPr>
              <w:rPr>
                <w:lang w:val="en-GB"/>
              </w:rPr>
            </w:pPr>
          </w:p>
        </w:tc>
        <w:tc>
          <w:tcPr>
            <w:tcW w:w="1127" w:type="dxa"/>
          </w:tcPr>
          <w:p w14:paraId="07AA7AB4" w14:textId="4D3B0D37" w:rsidR="00502CBB" w:rsidRPr="005B0FEA" w:rsidRDefault="00502CBB" w:rsidP="005B0FEA">
            <w:pPr>
              <w:rPr>
                <w:lang w:val="en-GB"/>
              </w:rPr>
            </w:pPr>
            <w:r w:rsidRPr="005B0FEA">
              <w:rPr>
                <w:lang w:val="en-GB"/>
              </w:rPr>
              <w:t>Good X</w:t>
            </w:r>
          </w:p>
        </w:tc>
        <w:tc>
          <w:tcPr>
            <w:tcW w:w="1127" w:type="dxa"/>
          </w:tcPr>
          <w:p w14:paraId="3231FDD2" w14:textId="1CC73F25" w:rsidR="00502CBB" w:rsidRDefault="00502CBB" w:rsidP="005B0FEA">
            <w:r>
              <w:t>Good Y</w:t>
            </w:r>
          </w:p>
        </w:tc>
        <w:tc>
          <w:tcPr>
            <w:tcW w:w="820" w:type="dxa"/>
          </w:tcPr>
          <w:p w14:paraId="2292ADA8" w14:textId="493DC7A7" w:rsidR="00502CBB" w:rsidRDefault="00502CBB" w:rsidP="005B0FEA">
            <w:pPr>
              <w:rPr>
                <w:lang w:val="en-GB"/>
              </w:rPr>
            </w:pPr>
            <w:r>
              <w:rPr>
                <w:lang w:val="en-GB"/>
              </w:rPr>
              <w:t>Days</w:t>
            </w:r>
          </w:p>
        </w:tc>
        <w:tc>
          <w:tcPr>
            <w:tcW w:w="917" w:type="dxa"/>
          </w:tcPr>
          <w:p w14:paraId="30A6BA5D" w14:textId="63DC608A" w:rsidR="00502CBB" w:rsidRPr="005B0FEA" w:rsidRDefault="00502CBB" w:rsidP="005B0FEA">
            <w:pPr>
              <w:rPr>
                <w:lang w:val="en-GB"/>
              </w:rPr>
            </w:pPr>
            <w:r>
              <w:rPr>
                <w:lang w:val="en-GB"/>
              </w:rPr>
              <w:t xml:space="preserve">Max X in </w:t>
            </w:r>
            <w:del w:id="54" w:author="Krumer Alexander" w:date="2021-12-05T20:42:00Z">
              <w:r w:rsidDel="0049659A">
                <w:rPr>
                  <w:lang w:val="en-GB"/>
                </w:rPr>
                <w:delText xml:space="preserve">2 </w:delText>
              </w:r>
            </w:del>
            <w:ins w:id="55" w:author="Krumer Alexander" w:date="2021-12-05T20:42:00Z">
              <w:r w:rsidR="0049659A">
                <w:t>30</w:t>
              </w:r>
              <w:r w:rsidR="0049659A">
                <w:rPr>
                  <w:lang w:val="en-GB"/>
                </w:rPr>
                <w:t xml:space="preserve"> </w:t>
              </w:r>
            </w:ins>
            <w:r>
              <w:rPr>
                <w:lang w:val="en-GB"/>
              </w:rPr>
              <w:t>d</w:t>
            </w:r>
          </w:p>
        </w:tc>
        <w:tc>
          <w:tcPr>
            <w:tcW w:w="1094" w:type="dxa"/>
          </w:tcPr>
          <w:p w14:paraId="4F4E2202" w14:textId="3B4AEAED" w:rsidR="00502CBB" w:rsidRPr="005B0FEA" w:rsidRDefault="00502CBB" w:rsidP="00502CBB">
            <w:pPr>
              <w:jc w:val="center"/>
              <w:rPr>
                <w:lang w:val="en-GB"/>
              </w:rPr>
            </w:pPr>
            <w:r>
              <w:rPr>
                <w:lang w:val="en-GB"/>
              </w:rPr>
              <w:t xml:space="preserve">Max Y in </w:t>
            </w:r>
            <w:del w:id="56" w:author="Krumer Alexander" w:date="2021-12-05T20:42:00Z">
              <w:r w:rsidDel="0049659A">
                <w:rPr>
                  <w:lang w:val="en-GB"/>
                </w:rPr>
                <w:delText xml:space="preserve">2 </w:delText>
              </w:r>
            </w:del>
            <w:ins w:id="57" w:author="Krumer Alexander" w:date="2021-12-05T20:42:00Z">
              <w:r w:rsidR="0049659A">
                <w:t>30</w:t>
              </w:r>
              <w:r w:rsidR="0049659A">
                <w:rPr>
                  <w:lang w:val="en-GB"/>
                </w:rPr>
                <w:t xml:space="preserve"> </w:t>
              </w:r>
            </w:ins>
            <w:r>
              <w:rPr>
                <w:lang w:val="en-GB"/>
              </w:rPr>
              <w:t>d</w:t>
            </w:r>
          </w:p>
        </w:tc>
        <w:tc>
          <w:tcPr>
            <w:tcW w:w="1518" w:type="dxa"/>
          </w:tcPr>
          <w:p w14:paraId="42E31E22" w14:textId="64B761C6" w:rsidR="00502CBB" w:rsidRPr="00326D6F" w:rsidRDefault="00502CBB" w:rsidP="005B0FEA">
            <w:pPr>
              <w:rPr>
                <w:lang w:val="en-US"/>
                <w:rPrChange w:id="58" w:author="Krumer Alexander" w:date="2021-12-05T21:21:00Z">
                  <w:rPr/>
                </w:rPrChange>
              </w:rPr>
            </w:pPr>
            <w:r w:rsidRPr="005B0FEA">
              <w:rPr>
                <w:lang w:val="en-GB"/>
              </w:rPr>
              <w:t>Opportunity cost good X</w:t>
            </w:r>
            <w:r w:rsidR="0049659A" w:rsidRPr="00326D6F">
              <w:rPr>
                <w:lang w:val="en-US"/>
                <w:rPrChange w:id="59" w:author="Krumer Alexander" w:date="2021-12-05T21:21:00Z">
                  <w:rPr/>
                </w:rPrChange>
              </w:rPr>
              <w:t xml:space="preserve"> </w:t>
            </w:r>
            <w:ins w:id="60" w:author="Krumer Alexander" w:date="2021-12-05T20:44:00Z">
              <w:r w:rsidR="0049659A" w:rsidRPr="00326D6F">
                <w:rPr>
                  <w:lang w:val="en-US"/>
                  <w:rPrChange w:id="61" w:author="Krumer Alexander" w:date="2021-12-05T21:21:00Z">
                    <w:rPr/>
                  </w:rPrChange>
                </w:rPr>
                <w:t>in terms of Y</w:t>
              </w:r>
            </w:ins>
          </w:p>
        </w:tc>
        <w:tc>
          <w:tcPr>
            <w:tcW w:w="1519" w:type="dxa"/>
          </w:tcPr>
          <w:p w14:paraId="1E07C4B6" w14:textId="52888B4B" w:rsidR="00502CBB" w:rsidRPr="00326D6F" w:rsidRDefault="00502CBB" w:rsidP="005B0FEA">
            <w:pPr>
              <w:rPr>
                <w:lang w:val="en-US"/>
                <w:rPrChange w:id="62" w:author="Krumer Alexander" w:date="2021-12-05T21:21:00Z">
                  <w:rPr>
                    <w:lang w:val="en-GB"/>
                  </w:rPr>
                </w:rPrChange>
              </w:rPr>
            </w:pPr>
            <w:r w:rsidRPr="005B0FEA">
              <w:rPr>
                <w:lang w:val="en-GB"/>
              </w:rPr>
              <w:t>Opportunity cost good Y</w:t>
            </w:r>
            <w:ins w:id="63" w:author="Krumer Alexander" w:date="2021-12-05T20:44:00Z">
              <w:r w:rsidR="0049659A" w:rsidRPr="00326D6F">
                <w:rPr>
                  <w:lang w:val="en-US"/>
                  <w:rPrChange w:id="64" w:author="Krumer Alexander" w:date="2021-12-05T21:21:00Z">
                    <w:rPr/>
                  </w:rPrChange>
                </w:rPr>
                <w:t xml:space="preserve"> in terms of X</w:t>
              </w:r>
            </w:ins>
          </w:p>
        </w:tc>
      </w:tr>
      <w:tr w:rsidR="00502CBB" w14:paraId="71E0686A" w14:textId="77777777" w:rsidTr="00502CBB">
        <w:tc>
          <w:tcPr>
            <w:tcW w:w="1274" w:type="dxa"/>
          </w:tcPr>
          <w:p w14:paraId="76A4ECC5" w14:textId="3DC815FF" w:rsidR="00502CBB" w:rsidRDefault="00502CBB" w:rsidP="005B0FEA">
            <w:r>
              <w:t>Country A</w:t>
            </w:r>
          </w:p>
        </w:tc>
        <w:tc>
          <w:tcPr>
            <w:tcW w:w="1127" w:type="dxa"/>
          </w:tcPr>
          <w:p w14:paraId="301C47D7" w14:textId="4000B9DE" w:rsidR="00502CBB" w:rsidRDefault="00502CBB" w:rsidP="005B0FEA">
            <w:r>
              <w:t>3</w:t>
            </w:r>
          </w:p>
        </w:tc>
        <w:tc>
          <w:tcPr>
            <w:tcW w:w="1127" w:type="dxa"/>
          </w:tcPr>
          <w:p w14:paraId="47FCC9C3" w14:textId="11C919C5" w:rsidR="00502CBB" w:rsidRDefault="00502CBB" w:rsidP="005B0FEA">
            <w:r>
              <w:t>6</w:t>
            </w:r>
          </w:p>
        </w:tc>
        <w:tc>
          <w:tcPr>
            <w:tcW w:w="820" w:type="dxa"/>
          </w:tcPr>
          <w:p w14:paraId="11735C95" w14:textId="1D913375" w:rsidR="00502CBB" w:rsidRPr="0049659A" w:rsidRDefault="00502CBB" w:rsidP="005B0FEA">
            <w:pPr>
              <w:jc w:val="center"/>
            </w:pPr>
            <w:del w:id="65" w:author="Krumer Alexander" w:date="2021-12-05T20:42:00Z">
              <w:r w:rsidDel="0049659A">
                <w:delText>2</w:delText>
              </w:r>
            </w:del>
            <w:ins w:id="66" w:author="Krumer Alexander" w:date="2021-12-05T20:42:00Z">
              <w:r w:rsidR="0049659A">
                <w:t>30</w:t>
              </w:r>
            </w:ins>
          </w:p>
        </w:tc>
        <w:tc>
          <w:tcPr>
            <w:tcW w:w="917" w:type="dxa"/>
            <w:vMerge w:val="restart"/>
          </w:tcPr>
          <w:p w14:paraId="41C97178" w14:textId="717EAC9C" w:rsidR="00502CBB" w:rsidRPr="0049659A" w:rsidRDefault="00502CBB" w:rsidP="005B0FEA">
            <w:pPr>
              <w:jc w:val="center"/>
            </w:pPr>
            <w:commentRangeStart w:id="67"/>
            <w:del w:id="68" w:author="Krumer Alexander" w:date="2021-12-05T20:43:00Z">
              <w:r w:rsidDel="0049659A">
                <w:delText>14</w:delText>
              </w:r>
            </w:del>
            <w:ins w:id="69" w:author="Krumer Alexander" w:date="2021-12-05T20:43:00Z">
              <w:r w:rsidR="0049659A">
                <w:t>90</w:t>
              </w:r>
            </w:ins>
          </w:p>
        </w:tc>
        <w:tc>
          <w:tcPr>
            <w:tcW w:w="1094" w:type="dxa"/>
            <w:vMerge w:val="restart"/>
          </w:tcPr>
          <w:p w14:paraId="6A218265" w14:textId="266C4950" w:rsidR="00502CBB" w:rsidRPr="0049659A" w:rsidRDefault="00AB3B97" w:rsidP="00AB3B97">
            <w:pPr>
              <w:jc w:val="center"/>
            </w:pPr>
            <w:del w:id="70" w:author="Krumer Alexander" w:date="2021-12-05T20:43:00Z">
              <w:r w:rsidDel="0049659A">
                <w:delText>2</w:delText>
              </w:r>
              <w:r w:rsidR="00502CBB" w:rsidDel="0049659A">
                <w:delText>0</w:delText>
              </w:r>
            </w:del>
            <w:ins w:id="71" w:author="Krumer Alexander" w:date="2021-12-05T20:43:00Z">
              <w:r w:rsidR="0049659A">
                <w:t>180</w:t>
              </w:r>
            </w:ins>
            <w:commentRangeEnd w:id="67"/>
            <w:ins w:id="72" w:author="Krumer Alexander" w:date="2021-12-05T20:44:00Z">
              <w:r w:rsidR="0049659A">
                <w:rPr>
                  <w:rStyle w:val="CommentReference"/>
                  <w:lang w:val="en-US"/>
                </w:rPr>
                <w:commentReference w:id="67"/>
              </w:r>
            </w:ins>
          </w:p>
        </w:tc>
        <w:tc>
          <w:tcPr>
            <w:tcW w:w="1518" w:type="dxa"/>
          </w:tcPr>
          <w:p w14:paraId="47D522B1" w14:textId="6B20F345" w:rsidR="00502CBB" w:rsidRDefault="00502CBB" w:rsidP="005B0FEA">
            <w:r>
              <w:t>2</w:t>
            </w:r>
          </w:p>
        </w:tc>
        <w:tc>
          <w:tcPr>
            <w:tcW w:w="1519" w:type="dxa"/>
          </w:tcPr>
          <w:p w14:paraId="56A0CCDF" w14:textId="34760E1D" w:rsidR="00502CBB" w:rsidRDefault="00502CBB" w:rsidP="005B0FEA">
            <w:r>
              <w:t>0.5</w:t>
            </w:r>
          </w:p>
        </w:tc>
      </w:tr>
      <w:tr w:rsidR="00502CBB" w14:paraId="150D184A" w14:textId="77777777" w:rsidTr="00502CBB">
        <w:tc>
          <w:tcPr>
            <w:tcW w:w="1274" w:type="dxa"/>
          </w:tcPr>
          <w:p w14:paraId="4912AFCE" w14:textId="71AC98A4" w:rsidR="00502CBB" w:rsidRDefault="00502CBB" w:rsidP="005B0FEA">
            <w:r>
              <w:t>Country B</w:t>
            </w:r>
          </w:p>
        </w:tc>
        <w:tc>
          <w:tcPr>
            <w:tcW w:w="1127" w:type="dxa"/>
          </w:tcPr>
          <w:p w14:paraId="6CEF5111" w14:textId="0568AEC9" w:rsidR="00502CBB" w:rsidRDefault="00502CBB" w:rsidP="005B0FEA">
            <w:r>
              <w:t>4</w:t>
            </w:r>
          </w:p>
        </w:tc>
        <w:tc>
          <w:tcPr>
            <w:tcW w:w="1127" w:type="dxa"/>
          </w:tcPr>
          <w:p w14:paraId="3405F436" w14:textId="1C061B61" w:rsidR="00502CBB" w:rsidRDefault="00502CBB" w:rsidP="005B0FEA">
            <w:r>
              <w:t>4</w:t>
            </w:r>
          </w:p>
        </w:tc>
        <w:tc>
          <w:tcPr>
            <w:tcW w:w="820" w:type="dxa"/>
          </w:tcPr>
          <w:p w14:paraId="33CE9A75" w14:textId="686F2B65" w:rsidR="00502CBB" w:rsidRPr="0049659A" w:rsidRDefault="00502CBB" w:rsidP="00502CBB">
            <w:pPr>
              <w:jc w:val="center"/>
            </w:pPr>
            <w:del w:id="73" w:author="Krumer Alexander" w:date="2021-12-05T20:42:00Z">
              <w:r w:rsidDel="0049659A">
                <w:delText>2</w:delText>
              </w:r>
            </w:del>
            <w:ins w:id="74" w:author="Krumer Alexander" w:date="2021-12-05T20:42:00Z">
              <w:r w:rsidR="0049659A">
                <w:t>30</w:t>
              </w:r>
            </w:ins>
          </w:p>
        </w:tc>
        <w:tc>
          <w:tcPr>
            <w:tcW w:w="917" w:type="dxa"/>
            <w:vMerge/>
          </w:tcPr>
          <w:p w14:paraId="0EDCE226" w14:textId="46DD5339" w:rsidR="00502CBB" w:rsidRDefault="00502CBB" w:rsidP="005B0FEA"/>
        </w:tc>
        <w:tc>
          <w:tcPr>
            <w:tcW w:w="1094" w:type="dxa"/>
            <w:vMerge/>
          </w:tcPr>
          <w:p w14:paraId="1127A2F8" w14:textId="77777777" w:rsidR="00502CBB" w:rsidRDefault="00502CBB" w:rsidP="005B0FEA"/>
        </w:tc>
        <w:tc>
          <w:tcPr>
            <w:tcW w:w="1518" w:type="dxa"/>
          </w:tcPr>
          <w:p w14:paraId="637678FB" w14:textId="7EBC1968" w:rsidR="00502CBB" w:rsidRDefault="00502CBB" w:rsidP="005B0FEA">
            <w:r>
              <w:t>1</w:t>
            </w:r>
          </w:p>
        </w:tc>
        <w:tc>
          <w:tcPr>
            <w:tcW w:w="1519" w:type="dxa"/>
          </w:tcPr>
          <w:p w14:paraId="530C2C52" w14:textId="2C60585F" w:rsidR="00502CBB" w:rsidRDefault="00502CBB" w:rsidP="005B0FEA">
            <w:r>
              <w:t>1</w:t>
            </w:r>
          </w:p>
        </w:tc>
      </w:tr>
    </w:tbl>
    <w:p w14:paraId="1001846E" w14:textId="77777777" w:rsidR="005B0FEA" w:rsidRPr="005B0FEA" w:rsidRDefault="005B0FEA" w:rsidP="005B0FEA"/>
    <w:p w14:paraId="0AC92B1B" w14:textId="77777777" w:rsidR="005B0FEA" w:rsidRDefault="005B0FEA" w:rsidP="0046256A">
      <w:pPr>
        <w:rPr>
          <w:lang w:val="en-GB"/>
        </w:rPr>
      </w:pPr>
    </w:p>
    <w:p w14:paraId="7BEACADB" w14:textId="03EDAC30" w:rsidR="00255A40" w:rsidRPr="0040320F" w:rsidRDefault="00AB7DF7" w:rsidP="00255A40">
      <w:pPr>
        <w:pStyle w:val="ListParagraph"/>
        <w:numPr>
          <w:ilvl w:val="0"/>
          <w:numId w:val="3"/>
        </w:numPr>
        <w:spacing w:after="120" w:line="360" w:lineRule="auto"/>
        <w:jc w:val="both"/>
        <w:rPr>
          <w:rFonts w:asciiTheme="minorHAnsi" w:hAnsiTheme="minorHAnsi" w:cstheme="minorHAnsi"/>
          <w:sz w:val="24"/>
          <w:szCs w:val="24"/>
        </w:rPr>
      </w:pPr>
      <w:r>
        <w:rPr>
          <w:rFonts w:asciiTheme="minorHAnsi" w:hAnsiTheme="minorHAnsi" w:cstheme="minorHAnsi"/>
          <w:sz w:val="24"/>
          <w:szCs w:val="24"/>
        </w:rPr>
        <w:t>Country B</w:t>
      </w:r>
      <w:r w:rsidR="00255A40" w:rsidRPr="0040320F">
        <w:rPr>
          <w:rFonts w:asciiTheme="minorHAnsi" w:hAnsiTheme="minorHAnsi" w:cstheme="minorHAnsi"/>
          <w:sz w:val="24"/>
          <w:szCs w:val="24"/>
        </w:rPr>
        <w:t xml:space="preserve"> </w:t>
      </w:r>
      <w:r>
        <w:rPr>
          <w:rFonts w:asciiTheme="minorHAnsi" w:hAnsiTheme="minorHAnsi" w:cstheme="minorHAnsi"/>
          <w:sz w:val="24"/>
          <w:szCs w:val="24"/>
        </w:rPr>
        <w:t>has</w:t>
      </w:r>
      <w:r w:rsidR="00255A40" w:rsidRPr="0040320F">
        <w:rPr>
          <w:rFonts w:asciiTheme="minorHAnsi" w:hAnsiTheme="minorHAnsi" w:cstheme="minorHAnsi"/>
          <w:sz w:val="24"/>
          <w:szCs w:val="24"/>
        </w:rPr>
        <w:t xml:space="preserve"> a comparative advantage in producing X (</w:t>
      </w:r>
      <w:r w:rsidR="00446C61" w:rsidRPr="0040320F">
        <w:rPr>
          <w:rFonts w:asciiTheme="minorHAnsi" w:hAnsiTheme="minorHAnsi" w:cstheme="minorHAnsi"/>
          <w:sz w:val="24"/>
          <w:szCs w:val="24"/>
        </w:rPr>
        <w:t xml:space="preserve">opportunity cost for </w:t>
      </w:r>
      <w:r>
        <w:rPr>
          <w:rFonts w:asciiTheme="minorHAnsi" w:hAnsiTheme="minorHAnsi" w:cstheme="minorHAnsi"/>
          <w:sz w:val="24"/>
          <w:szCs w:val="24"/>
        </w:rPr>
        <w:t>Country A</w:t>
      </w:r>
      <w:r w:rsidR="00446C61" w:rsidRPr="0040320F">
        <w:rPr>
          <w:rFonts w:asciiTheme="minorHAnsi" w:hAnsiTheme="minorHAnsi" w:cstheme="minorHAnsi"/>
          <w:sz w:val="24"/>
          <w:szCs w:val="24"/>
        </w:rPr>
        <w:t xml:space="preserve"> </w:t>
      </w:r>
      <w:r w:rsidR="00255A40" w:rsidRPr="0040320F">
        <w:rPr>
          <w:rFonts w:asciiTheme="minorHAnsi" w:hAnsiTheme="minorHAnsi" w:cstheme="minorHAnsi"/>
          <w:sz w:val="24"/>
          <w:szCs w:val="24"/>
        </w:rPr>
        <w:t>=</w:t>
      </w:r>
      <w:r>
        <w:rPr>
          <w:rFonts w:asciiTheme="minorHAnsi" w:hAnsiTheme="minorHAnsi" w:cstheme="minorHAnsi"/>
          <w:sz w:val="24"/>
          <w:szCs w:val="24"/>
        </w:rPr>
        <w:t xml:space="preserve">2 </w:t>
      </w:r>
      <w:r w:rsidR="00255A40" w:rsidRPr="0040320F">
        <w:rPr>
          <w:rFonts w:asciiTheme="minorHAnsi" w:hAnsiTheme="minorHAnsi" w:cstheme="minorHAnsi"/>
          <w:sz w:val="24"/>
          <w:szCs w:val="24"/>
        </w:rPr>
        <w:t xml:space="preserve">versus </w:t>
      </w:r>
      <w:r w:rsidR="002F343F" w:rsidRPr="0040320F">
        <w:rPr>
          <w:rFonts w:asciiTheme="minorHAnsi" w:hAnsiTheme="minorHAnsi" w:cstheme="minorHAnsi"/>
          <w:sz w:val="24"/>
          <w:szCs w:val="24"/>
        </w:rPr>
        <w:t xml:space="preserve">opportunity </w:t>
      </w:r>
      <w:r w:rsidR="009B1657" w:rsidRPr="0040320F">
        <w:rPr>
          <w:rFonts w:asciiTheme="minorHAnsi" w:hAnsiTheme="minorHAnsi" w:cstheme="minorHAnsi"/>
          <w:sz w:val="24"/>
          <w:szCs w:val="24"/>
        </w:rPr>
        <w:t xml:space="preserve">cost for </w:t>
      </w:r>
      <w:r>
        <w:rPr>
          <w:rFonts w:asciiTheme="minorHAnsi" w:hAnsiTheme="minorHAnsi" w:cstheme="minorHAnsi"/>
          <w:sz w:val="24"/>
          <w:szCs w:val="24"/>
        </w:rPr>
        <w:t>Country B</w:t>
      </w:r>
      <w:r w:rsidR="009B1657" w:rsidRPr="0040320F">
        <w:rPr>
          <w:rFonts w:asciiTheme="minorHAnsi" w:hAnsiTheme="minorHAnsi" w:cstheme="minorHAnsi"/>
          <w:sz w:val="24"/>
          <w:szCs w:val="24"/>
        </w:rPr>
        <w:t xml:space="preserve"> </w:t>
      </w:r>
      <w:r w:rsidR="00255A40" w:rsidRPr="0040320F">
        <w:rPr>
          <w:rFonts w:asciiTheme="minorHAnsi" w:hAnsiTheme="minorHAnsi" w:cstheme="minorHAnsi"/>
          <w:sz w:val="24"/>
          <w:szCs w:val="24"/>
        </w:rPr>
        <w:t>=</w:t>
      </w:r>
      <w:r>
        <w:rPr>
          <w:rFonts w:asciiTheme="minorHAnsi" w:hAnsiTheme="minorHAnsi" w:cstheme="minorHAnsi"/>
          <w:sz w:val="24"/>
          <w:szCs w:val="24"/>
        </w:rPr>
        <w:t xml:space="preserve"> 1</w:t>
      </w:r>
      <w:r w:rsidR="00255A40" w:rsidRPr="0040320F">
        <w:rPr>
          <w:rFonts w:asciiTheme="minorHAnsi" w:hAnsiTheme="minorHAnsi" w:cstheme="minorHAnsi"/>
          <w:sz w:val="24"/>
          <w:szCs w:val="24"/>
        </w:rPr>
        <w:t>).</w:t>
      </w:r>
    </w:p>
    <w:p w14:paraId="5C84A3B1" w14:textId="385444A9" w:rsidR="00AB7DF7" w:rsidRPr="0040320F" w:rsidRDefault="00AB7DF7" w:rsidP="00AB7DF7">
      <w:pPr>
        <w:pStyle w:val="ListParagraph"/>
        <w:numPr>
          <w:ilvl w:val="0"/>
          <w:numId w:val="3"/>
        </w:numPr>
        <w:spacing w:after="120" w:line="360" w:lineRule="auto"/>
        <w:jc w:val="both"/>
        <w:rPr>
          <w:rFonts w:asciiTheme="minorHAnsi" w:hAnsiTheme="minorHAnsi" w:cstheme="minorHAnsi"/>
          <w:sz w:val="24"/>
          <w:szCs w:val="24"/>
        </w:rPr>
      </w:pPr>
      <w:r>
        <w:rPr>
          <w:rFonts w:asciiTheme="minorHAnsi" w:hAnsiTheme="minorHAnsi" w:cstheme="minorHAnsi"/>
          <w:sz w:val="24"/>
          <w:szCs w:val="24"/>
        </w:rPr>
        <w:t>Country A</w:t>
      </w:r>
      <w:r w:rsidRPr="0040320F">
        <w:rPr>
          <w:rFonts w:asciiTheme="minorHAnsi" w:hAnsiTheme="minorHAnsi" w:cstheme="minorHAnsi"/>
          <w:sz w:val="24"/>
          <w:szCs w:val="24"/>
        </w:rPr>
        <w:t xml:space="preserve"> </w:t>
      </w:r>
      <w:r>
        <w:rPr>
          <w:rFonts w:asciiTheme="minorHAnsi" w:hAnsiTheme="minorHAnsi" w:cstheme="minorHAnsi"/>
          <w:sz w:val="24"/>
          <w:szCs w:val="24"/>
        </w:rPr>
        <w:t>has</w:t>
      </w:r>
      <w:r w:rsidRPr="0040320F">
        <w:rPr>
          <w:rFonts w:asciiTheme="minorHAnsi" w:hAnsiTheme="minorHAnsi" w:cstheme="minorHAnsi"/>
          <w:sz w:val="24"/>
          <w:szCs w:val="24"/>
        </w:rPr>
        <w:t xml:space="preserve"> a comparative advantage in producing </w:t>
      </w:r>
      <w:r>
        <w:rPr>
          <w:rFonts w:asciiTheme="minorHAnsi" w:hAnsiTheme="minorHAnsi" w:cstheme="minorHAnsi"/>
          <w:sz w:val="24"/>
          <w:szCs w:val="24"/>
        </w:rPr>
        <w:t>Y</w:t>
      </w:r>
      <w:r w:rsidRPr="0040320F">
        <w:rPr>
          <w:rFonts w:asciiTheme="minorHAnsi" w:hAnsiTheme="minorHAnsi" w:cstheme="minorHAnsi"/>
          <w:sz w:val="24"/>
          <w:szCs w:val="24"/>
        </w:rPr>
        <w:t xml:space="preserve"> (opportunity cost for </w:t>
      </w:r>
      <w:r>
        <w:rPr>
          <w:rFonts w:asciiTheme="minorHAnsi" w:hAnsiTheme="minorHAnsi" w:cstheme="minorHAnsi"/>
          <w:sz w:val="24"/>
          <w:szCs w:val="24"/>
        </w:rPr>
        <w:t>Country A</w:t>
      </w:r>
      <w:r w:rsidRPr="0040320F">
        <w:rPr>
          <w:rFonts w:asciiTheme="minorHAnsi" w:hAnsiTheme="minorHAnsi" w:cstheme="minorHAnsi"/>
          <w:sz w:val="24"/>
          <w:szCs w:val="24"/>
        </w:rPr>
        <w:t xml:space="preserve"> =</w:t>
      </w:r>
      <w:r>
        <w:rPr>
          <w:rFonts w:asciiTheme="minorHAnsi" w:hAnsiTheme="minorHAnsi" w:cstheme="minorHAnsi"/>
          <w:sz w:val="24"/>
          <w:szCs w:val="24"/>
        </w:rPr>
        <w:t xml:space="preserve">0.5 </w:t>
      </w:r>
      <w:r w:rsidRPr="0040320F">
        <w:rPr>
          <w:rFonts w:asciiTheme="minorHAnsi" w:hAnsiTheme="minorHAnsi" w:cstheme="minorHAnsi"/>
          <w:sz w:val="24"/>
          <w:szCs w:val="24"/>
        </w:rPr>
        <w:t xml:space="preserve">versus opportunity cost for </w:t>
      </w:r>
      <w:r>
        <w:rPr>
          <w:rFonts w:asciiTheme="minorHAnsi" w:hAnsiTheme="minorHAnsi" w:cstheme="minorHAnsi"/>
          <w:sz w:val="24"/>
          <w:szCs w:val="24"/>
        </w:rPr>
        <w:t>Country B</w:t>
      </w:r>
      <w:r w:rsidRPr="0040320F">
        <w:rPr>
          <w:rFonts w:asciiTheme="minorHAnsi" w:hAnsiTheme="minorHAnsi" w:cstheme="minorHAnsi"/>
          <w:sz w:val="24"/>
          <w:szCs w:val="24"/>
        </w:rPr>
        <w:t xml:space="preserve"> =</w:t>
      </w:r>
      <w:r>
        <w:rPr>
          <w:rFonts w:asciiTheme="minorHAnsi" w:hAnsiTheme="minorHAnsi" w:cstheme="minorHAnsi"/>
          <w:sz w:val="24"/>
          <w:szCs w:val="24"/>
        </w:rPr>
        <w:t xml:space="preserve"> 1</w:t>
      </w:r>
      <w:r w:rsidRPr="0040320F">
        <w:rPr>
          <w:rFonts w:asciiTheme="minorHAnsi" w:hAnsiTheme="minorHAnsi" w:cstheme="minorHAnsi"/>
          <w:sz w:val="24"/>
          <w:szCs w:val="24"/>
        </w:rPr>
        <w:t>).</w:t>
      </w:r>
    </w:p>
    <w:p w14:paraId="1DA3705E" w14:textId="47D98582" w:rsidR="00255A40" w:rsidRPr="0040320F" w:rsidRDefault="00255A40" w:rsidP="00255A40">
      <w:pPr>
        <w:pStyle w:val="ListParagraph"/>
        <w:numPr>
          <w:ilvl w:val="0"/>
          <w:numId w:val="3"/>
        </w:numPr>
        <w:spacing w:after="120" w:line="360" w:lineRule="auto"/>
        <w:jc w:val="both"/>
        <w:rPr>
          <w:rFonts w:asciiTheme="minorHAnsi" w:hAnsiTheme="minorHAnsi" w:cstheme="minorHAnsi"/>
          <w:sz w:val="24"/>
          <w:szCs w:val="24"/>
        </w:rPr>
      </w:pPr>
      <w:r w:rsidRPr="0040320F">
        <w:rPr>
          <w:rFonts w:asciiTheme="minorHAnsi" w:hAnsiTheme="minorHAnsi" w:cstheme="minorHAnsi"/>
          <w:sz w:val="24"/>
          <w:szCs w:val="24"/>
        </w:rPr>
        <w:t>See answer c below.</w:t>
      </w:r>
    </w:p>
    <w:p w14:paraId="7535001C" w14:textId="6DA4FADE" w:rsidR="00123143" w:rsidRDefault="00AB7DF7" w:rsidP="00123143">
      <w:pPr>
        <w:pStyle w:val="ListParagraph"/>
        <w:numPr>
          <w:ilvl w:val="0"/>
          <w:numId w:val="3"/>
        </w:numPr>
        <w:spacing w:after="120" w:line="360" w:lineRule="auto"/>
        <w:jc w:val="both"/>
        <w:rPr>
          <w:rFonts w:asciiTheme="minorHAnsi" w:hAnsiTheme="minorHAnsi" w:cstheme="minorHAnsi"/>
          <w:sz w:val="24"/>
          <w:szCs w:val="24"/>
        </w:rPr>
      </w:pPr>
      <w:r>
        <w:rPr>
          <w:rFonts w:asciiTheme="minorHAnsi" w:hAnsiTheme="minorHAnsi" w:cstheme="minorHAnsi"/>
          <w:sz w:val="24"/>
          <w:szCs w:val="24"/>
        </w:rPr>
        <w:t xml:space="preserve">Since country A has a comparative advantage in producing good Y, it will produce </w:t>
      </w:r>
      <w:r w:rsidR="00AB3B97">
        <w:rPr>
          <w:rFonts w:asciiTheme="minorHAnsi" w:hAnsiTheme="minorHAnsi" w:cstheme="minorHAnsi"/>
          <w:sz w:val="24"/>
          <w:szCs w:val="24"/>
        </w:rPr>
        <w:t>12</w:t>
      </w:r>
      <w:r>
        <w:rPr>
          <w:rFonts w:asciiTheme="minorHAnsi" w:hAnsiTheme="minorHAnsi" w:cstheme="minorHAnsi"/>
          <w:sz w:val="24"/>
          <w:szCs w:val="24"/>
        </w:rPr>
        <w:t xml:space="preserve"> units</w:t>
      </w:r>
      <w:r w:rsidR="00AB3B97">
        <w:rPr>
          <w:rFonts w:asciiTheme="minorHAnsi" w:hAnsiTheme="minorHAnsi" w:cstheme="minorHAnsi"/>
          <w:sz w:val="24"/>
          <w:szCs w:val="24"/>
        </w:rPr>
        <w:t xml:space="preserve"> in two days</w:t>
      </w:r>
      <w:r>
        <w:rPr>
          <w:rFonts w:asciiTheme="minorHAnsi" w:hAnsiTheme="minorHAnsi" w:cstheme="minorHAnsi"/>
          <w:sz w:val="24"/>
          <w:szCs w:val="24"/>
        </w:rPr>
        <w:t xml:space="preserve">. At the same time, country B will produce the remaining </w:t>
      </w:r>
      <w:r w:rsidR="00AB3B97">
        <w:rPr>
          <w:rFonts w:asciiTheme="minorHAnsi" w:hAnsiTheme="minorHAnsi" w:cstheme="minorHAnsi"/>
          <w:sz w:val="24"/>
          <w:szCs w:val="24"/>
        </w:rPr>
        <w:t xml:space="preserve">4 </w:t>
      </w:r>
      <w:r>
        <w:rPr>
          <w:rFonts w:asciiTheme="minorHAnsi" w:hAnsiTheme="minorHAnsi" w:cstheme="minorHAnsi"/>
          <w:sz w:val="24"/>
          <w:szCs w:val="24"/>
        </w:rPr>
        <w:t xml:space="preserve">units </w:t>
      </w:r>
      <w:r w:rsidR="00502CBB">
        <w:rPr>
          <w:rFonts w:asciiTheme="minorHAnsi" w:hAnsiTheme="minorHAnsi" w:cstheme="minorHAnsi"/>
          <w:sz w:val="24"/>
          <w:szCs w:val="24"/>
        </w:rPr>
        <w:t xml:space="preserve">of good </w:t>
      </w:r>
      <w:r w:rsidR="00123143">
        <w:rPr>
          <w:rFonts w:asciiTheme="minorHAnsi" w:hAnsiTheme="minorHAnsi" w:cstheme="minorHAnsi"/>
          <w:sz w:val="24"/>
          <w:szCs w:val="24"/>
        </w:rPr>
        <w:t>Y in</w:t>
      </w:r>
      <w:r w:rsidR="00AB3B97">
        <w:rPr>
          <w:rFonts w:asciiTheme="minorHAnsi" w:hAnsiTheme="minorHAnsi" w:cstheme="minorHAnsi"/>
          <w:sz w:val="24"/>
          <w:szCs w:val="24"/>
        </w:rPr>
        <w:t xml:space="preserve"> one day </w:t>
      </w:r>
      <w:r w:rsidR="00502CBB">
        <w:rPr>
          <w:rFonts w:asciiTheme="minorHAnsi" w:hAnsiTheme="minorHAnsi" w:cstheme="minorHAnsi"/>
          <w:sz w:val="24"/>
          <w:szCs w:val="24"/>
        </w:rPr>
        <w:t xml:space="preserve">and </w:t>
      </w:r>
      <w:r w:rsidR="00AB3B97">
        <w:rPr>
          <w:rFonts w:asciiTheme="minorHAnsi" w:hAnsiTheme="minorHAnsi" w:cstheme="minorHAnsi"/>
          <w:sz w:val="24"/>
          <w:szCs w:val="24"/>
        </w:rPr>
        <w:t>4</w:t>
      </w:r>
      <w:r w:rsidR="00502CBB">
        <w:rPr>
          <w:rFonts w:asciiTheme="minorHAnsi" w:hAnsiTheme="minorHAnsi" w:cstheme="minorHAnsi"/>
          <w:sz w:val="24"/>
          <w:szCs w:val="24"/>
        </w:rPr>
        <w:t xml:space="preserve"> units of good X</w:t>
      </w:r>
      <w:r w:rsidR="00AB3B97">
        <w:rPr>
          <w:rFonts w:asciiTheme="minorHAnsi" w:hAnsiTheme="minorHAnsi" w:cstheme="minorHAnsi"/>
          <w:sz w:val="24"/>
          <w:szCs w:val="24"/>
        </w:rPr>
        <w:t xml:space="preserve"> the second day.</w:t>
      </w:r>
    </w:p>
    <w:tbl>
      <w:tblPr>
        <w:tblStyle w:val="TableGrid"/>
        <w:tblW w:w="0" w:type="auto"/>
        <w:tblLook w:val="04A0" w:firstRow="1" w:lastRow="0" w:firstColumn="1" w:lastColumn="0" w:noHBand="0" w:noVBand="1"/>
      </w:tblPr>
      <w:tblGrid>
        <w:gridCol w:w="926"/>
        <w:gridCol w:w="699"/>
        <w:gridCol w:w="699"/>
        <w:gridCol w:w="640"/>
        <w:gridCol w:w="602"/>
        <w:gridCol w:w="602"/>
        <w:gridCol w:w="1307"/>
        <w:gridCol w:w="1307"/>
        <w:gridCol w:w="1307"/>
        <w:gridCol w:w="1307"/>
      </w:tblGrid>
      <w:tr w:rsidR="00A26C9C" w14:paraId="0379CF6C" w14:textId="0054C545" w:rsidTr="009218F1">
        <w:trPr>
          <w:trHeight w:val="1073"/>
        </w:trPr>
        <w:tc>
          <w:tcPr>
            <w:tcW w:w="0" w:type="auto"/>
          </w:tcPr>
          <w:p w14:paraId="22AE1C6C" w14:textId="77777777" w:rsidR="00A26C9C" w:rsidRPr="005B0FEA" w:rsidRDefault="00A26C9C" w:rsidP="002750B2">
            <w:pPr>
              <w:rPr>
                <w:lang w:val="en-GB"/>
              </w:rPr>
            </w:pPr>
          </w:p>
        </w:tc>
        <w:tc>
          <w:tcPr>
            <w:tcW w:w="0" w:type="auto"/>
          </w:tcPr>
          <w:p w14:paraId="0C851C47" w14:textId="77777777" w:rsidR="00A26C9C" w:rsidRPr="005B0FEA" w:rsidRDefault="00A26C9C" w:rsidP="002750B2">
            <w:pPr>
              <w:rPr>
                <w:lang w:val="en-GB"/>
              </w:rPr>
            </w:pPr>
            <w:r w:rsidRPr="005B0FEA">
              <w:rPr>
                <w:lang w:val="en-GB"/>
              </w:rPr>
              <w:t>Good X</w:t>
            </w:r>
          </w:p>
        </w:tc>
        <w:tc>
          <w:tcPr>
            <w:tcW w:w="0" w:type="auto"/>
          </w:tcPr>
          <w:p w14:paraId="699A7661" w14:textId="77777777" w:rsidR="00A26C9C" w:rsidRDefault="00A26C9C" w:rsidP="002750B2">
            <w:r>
              <w:t>Good Y</w:t>
            </w:r>
          </w:p>
        </w:tc>
        <w:tc>
          <w:tcPr>
            <w:tcW w:w="0" w:type="auto"/>
          </w:tcPr>
          <w:p w14:paraId="65BC55FB" w14:textId="77777777" w:rsidR="00A26C9C" w:rsidRDefault="00A26C9C" w:rsidP="002750B2">
            <w:pPr>
              <w:rPr>
                <w:lang w:val="en-GB"/>
              </w:rPr>
            </w:pPr>
            <w:r>
              <w:rPr>
                <w:lang w:val="en-GB"/>
              </w:rPr>
              <w:t>Days</w:t>
            </w:r>
          </w:p>
        </w:tc>
        <w:tc>
          <w:tcPr>
            <w:tcW w:w="0" w:type="auto"/>
          </w:tcPr>
          <w:p w14:paraId="053B69DC" w14:textId="77777777" w:rsidR="00A26C9C" w:rsidRPr="005B0FEA" w:rsidRDefault="00A26C9C" w:rsidP="002750B2">
            <w:pPr>
              <w:rPr>
                <w:lang w:val="en-GB"/>
              </w:rPr>
            </w:pPr>
            <w:r>
              <w:rPr>
                <w:lang w:val="en-GB"/>
              </w:rPr>
              <w:t>Max X in 2 d</w:t>
            </w:r>
          </w:p>
        </w:tc>
        <w:tc>
          <w:tcPr>
            <w:tcW w:w="0" w:type="auto"/>
          </w:tcPr>
          <w:p w14:paraId="5358D112" w14:textId="77777777" w:rsidR="00A26C9C" w:rsidRPr="005B0FEA" w:rsidRDefault="00A26C9C" w:rsidP="002750B2">
            <w:pPr>
              <w:jc w:val="center"/>
              <w:rPr>
                <w:lang w:val="en-GB"/>
              </w:rPr>
            </w:pPr>
            <w:r>
              <w:rPr>
                <w:lang w:val="en-GB"/>
              </w:rPr>
              <w:t>Max Y in 2 d</w:t>
            </w:r>
          </w:p>
        </w:tc>
        <w:tc>
          <w:tcPr>
            <w:tcW w:w="0" w:type="auto"/>
          </w:tcPr>
          <w:p w14:paraId="11598991" w14:textId="77777777" w:rsidR="00A26C9C" w:rsidRPr="005B0FEA" w:rsidRDefault="00A26C9C" w:rsidP="002750B2">
            <w:pPr>
              <w:rPr>
                <w:lang w:val="en-GB"/>
              </w:rPr>
            </w:pPr>
            <w:r w:rsidRPr="005B0FEA">
              <w:rPr>
                <w:lang w:val="en-GB"/>
              </w:rPr>
              <w:t>Opportunity cost good X</w:t>
            </w:r>
          </w:p>
        </w:tc>
        <w:tc>
          <w:tcPr>
            <w:tcW w:w="0" w:type="auto"/>
          </w:tcPr>
          <w:p w14:paraId="32FF33FA" w14:textId="77777777" w:rsidR="00A26C9C" w:rsidRPr="005B0FEA" w:rsidRDefault="00A26C9C" w:rsidP="002750B2">
            <w:pPr>
              <w:rPr>
                <w:lang w:val="en-GB"/>
              </w:rPr>
            </w:pPr>
            <w:r w:rsidRPr="005B0FEA">
              <w:rPr>
                <w:lang w:val="en-GB"/>
              </w:rPr>
              <w:t>Opportunity cost good Y</w:t>
            </w:r>
          </w:p>
        </w:tc>
        <w:tc>
          <w:tcPr>
            <w:tcW w:w="0" w:type="auto"/>
          </w:tcPr>
          <w:p w14:paraId="58426109" w14:textId="1AAA7686" w:rsidR="00A26C9C" w:rsidRPr="005B0FEA" w:rsidRDefault="00A26C9C" w:rsidP="002750B2">
            <w:pPr>
              <w:rPr>
                <w:lang w:val="en-GB"/>
              </w:rPr>
            </w:pPr>
            <w:r w:rsidRPr="005B0FEA">
              <w:rPr>
                <w:lang w:val="en-GB"/>
              </w:rPr>
              <w:t xml:space="preserve">Opportunity cost </w:t>
            </w:r>
            <w:r w:rsidR="00614DC9">
              <w:rPr>
                <w:lang w:val="en-GB"/>
              </w:rPr>
              <w:t xml:space="preserve">of trading </w:t>
            </w:r>
            <w:r w:rsidRPr="005B0FEA">
              <w:rPr>
                <w:lang w:val="en-GB"/>
              </w:rPr>
              <w:t>good X</w:t>
            </w:r>
          </w:p>
        </w:tc>
        <w:tc>
          <w:tcPr>
            <w:tcW w:w="0" w:type="auto"/>
          </w:tcPr>
          <w:p w14:paraId="4F208656" w14:textId="394C6D53" w:rsidR="00A26C9C" w:rsidRPr="005B0FEA" w:rsidRDefault="00614DC9" w:rsidP="002750B2">
            <w:pPr>
              <w:rPr>
                <w:lang w:val="en-GB"/>
              </w:rPr>
            </w:pPr>
            <w:r w:rsidRPr="005B0FEA">
              <w:rPr>
                <w:lang w:val="en-GB"/>
              </w:rPr>
              <w:t xml:space="preserve">Opportunity cost </w:t>
            </w:r>
            <w:r>
              <w:rPr>
                <w:lang w:val="en-GB"/>
              </w:rPr>
              <w:t xml:space="preserve">of trading </w:t>
            </w:r>
            <w:r w:rsidRPr="005B0FEA">
              <w:rPr>
                <w:lang w:val="en-GB"/>
              </w:rPr>
              <w:t xml:space="preserve">good </w:t>
            </w:r>
            <w:r>
              <w:rPr>
                <w:lang w:val="en-GB"/>
              </w:rPr>
              <w:t>Y</w:t>
            </w:r>
          </w:p>
        </w:tc>
      </w:tr>
      <w:tr w:rsidR="00A26C9C" w14:paraId="6F4EDE0D" w14:textId="6FB11B19" w:rsidTr="009218F1">
        <w:trPr>
          <w:trHeight w:val="530"/>
        </w:trPr>
        <w:tc>
          <w:tcPr>
            <w:tcW w:w="0" w:type="auto"/>
          </w:tcPr>
          <w:p w14:paraId="73170E4A" w14:textId="77777777" w:rsidR="00A26C9C" w:rsidRDefault="00A26C9C" w:rsidP="002750B2">
            <w:r>
              <w:t>Country A</w:t>
            </w:r>
          </w:p>
        </w:tc>
        <w:tc>
          <w:tcPr>
            <w:tcW w:w="0" w:type="auto"/>
          </w:tcPr>
          <w:p w14:paraId="568C2597" w14:textId="77777777" w:rsidR="00A26C9C" w:rsidRDefault="00A26C9C" w:rsidP="002750B2">
            <w:r>
              <w:t>3</w:t>
            </w:r>
          </w:p>
        </w:tc>
        <w:tc>
          <w:tcPr>
            <w:tcW w:w="0" w:type="auto"/>
          </w:tcPr>
          <w:p w14:paraId="598B03AC" w14:textId="77777777" w:rsidR="00A26C9C" w:rsidRDefault="00A26C9C" w:rsidP="002750B2">
            <w:r>
              <w:t>6</w:t>
            </w:r>
          </w:p>
        </w:tc>
        <w:tc>
          <w:tcPr>
            <w:tcW w:w="0" w:type="auto"/>
          </w:tcPr>
          <w:p w14:paraId="4518B3F4" w14:textId="77777777" w:rsidR="00A26C9C" w:rsidRDefault="00A26C9C" w:rsidP="002750B2">
            <w:pPr>
              <w:jc w:val="center"/>
            </w:pPr>
            <w:r>
              <w:t>2</w:t>
            </w:r>
          </w:p>
        </w:tc>
        <w:tc>
          <w:tcPr>
            <w:tcW w:w="0" w:type="auto"/>
            <w:vMerge w:val="restart"/>
          </w:tcPr>
          <w:p w14:paraId="5FBC62A4" w14:textId="77777777" w:rsidR="00A26C9C" w:rsidRDefault="00A26C9C" w:rsidP="002750B2">
            <w:pPr>
              <w:jc w:val="center"/>
            </w:pPr>
            <w:r>
              <w:t>14</w:t>
            </w:r>
          </w:p>
        </w:tc>
        <w:tc>
          <w:tcPr>
            <w:tcW w:w="0" w:type="auto"/>
            <w:vMerge w:val="restart"/>
          </w:tcPr>
          <w:p w14:paraId="592126F6" w14:textId="77777777" w:rsidR="00A26C9C" w:rsidRDefault="00A26C9C" w:rsidP="002750B2">
            <w:pPr>
              <w:jc w:val="center"/>
            </w:pPr>
            <w:r>
              <w:t>20</w:t>
            </w:r>
          </w:p>
        </w:tc>
        <w:tc>
          <w:tcPr>
            <w:tcW w:w="0" w:type="auto"/>
          </w:tcPr>
          <w:p w14:paraId="67E08F18" w14:textId="77777777" w:rsidR="00A26C9C" w:rsidRDefault="00A26C9C" w:rsidP="002750B2">
            <w:r>
              <w:t>2</w:t>
            </w:r>
          </w:p>
        </w:tc>
        <w:tc>
          <w:tcPr>
            <w:tcW w:w="0" w:type="auto"/>
          </w:tcPr>
          <w:p w14:paraId="2CDE82DB" w14:textId="77777777" w:rsidR="00A26C9C" w:rsidRDefault="00A26C9C" w:rsidP="002750B2">
            <w:r>
              <w:t>0.5</w:t>
            </w:r>
          </w:p>
        </w:tc>
        <w:tc>
          <w:tcPr>
            <w:tcW w:w="0" w:type="auto"/>
          </w:tcPr>
          <w:p w14:paraId="407ECA99" w14:textId="654BC208" w:rsidR="00A26C9C" w:rsidRDefault="005D77F6" w:rsidP="002750B2">
            <w:r>
              <w:t>3/2 = 1.5</w:t>
            </w:r>
          </w:p>
        </w:tc>
        <w:tc>
          <w:tcPr>
            <w:tcW w:w="0" w:type="auto"/>
          </w:tcPr>
          <w:p w14:paraId="78698DC2" w14:textId="5A9E540C" w:rsidR="00A26C9C" w:rsidRDefault="005D77F6" w:rsidP="002750B2">
            <w:r>
              <w:t>2/3</w:t>
            </w:r>
            <w:r w:rsidR="00E76041">
              <w:t xml:space="preserve"> = 0.66</w:t>
            </w:r>
          </w:p>
        </w:tc>
      </w:tr>
      <w:tr w:rsidR="00A26C9C" w14:paraId="31DFEAA7" w14:textId="427DB97A" w:rsidTr="009218F1">
        <w:trPr>
          <w:trHeight w:val="530"/>
        </w:trPr>
        <w:tc>
          <w:tcPr>
            <w:tcW w:w="0" w:type="auto"/>
          </w:tcPr>
          <w:p w14:paraId="3FA99867" w14:textId="77777777" w:rsidR="00A26C9C" w:rsidRDefault="00A26C9C" w:rsidP="002750B2">
            <w:r>
              <w:t>Country B</w:t>
            </w:r>
          </w:p>
        </w:tc>
        <w:tc>
          <w:tcPr>
            <w:tcW w:w="0" w:type="auto"/>
          </w:tcPr>
          <w:p w14:paraId="68486EAC" w14:textId="77777777" w:rsidR="00A26C9C" w:rsidRDefault="00A26C9C" w:rsidP="002750B2">
            <w:r>
              <w:t>4</w:t>
            </w:r>
          </w:p>
        </w:tc>
        <w:tc>
          <w:tcPr>
            <w:tcW w:w="0" w:type="auto"/>
          </w:tcPr>
          <w:p w14:paraId="3DCAB2B9" w14:textId="77777777" w:rsidR="00A26C9C" w:rsidRDefault="00A26C9C" w:rsidP="002750B2">
            <w:r>
              <w:t>4</w:t>
            </w:r>
          </w:p>
        </w:tc>
        <w:tc>
          <w:tcPr>
            <w:tcW w:w="0" w:type="auto"/>
          </w:tcPr>
          <w:p w14:paraId="24372ED0" w14:textId="77777777" w:rsidR="00A26C9C" w:rsidRDefault="00A26C9C" w:rsidP="002750B2">
            <w:pPr>
              <w:jc w:val="center"/>
            </w:pPr>
            <w:r>
              <w:t>2</w:t>
            </w:r>
          </w:p>
        </w:tc>
        <w:tc>
          <w:tcPr>
            <w:tcW w:w="0" w:type="auto"/>
            <w:vMerge/>
          </w:tcPr>
          <w:p w14:paraId="740B9F9A" w14:textId="77777777" w:rsidR="00A26C9C" w:rsidRDefault="00A26C9C" w:rsidP="002750B2"/>
        </w:tc>
        <w:tc>
          <w:tcPr>
            <w:tcW w:w="0" w:type="auto"/>
            <w:vMerge/>
          </w:tcPr>
          <w:p w14:paraId="7CF6C011" w14:textId="77777777" w:rsidR="00A26C9C" w:rsidRDefault="00A26C9C" w:rsidP="002750B2"/>
        </w:tc>
        <w:tc>
          <w:tcPr>
            <w:tcW w:w="0" w:type="auto"/>
          </w:tcPr>
          <w:p w14:paraId="21334663" w14:textId="77777777" w:rsidR="00A26C9C" w:rsidRDefault="00A26C9C" w:rsidP="002750B2">
            <w:r>
              <w:t>1</w:t>
            </w:r>
          </w:p>
        </w:tc>
        <w:tc>
          <w:tcPr>
            <w:tcW w:w="0" w:type="auto"/>
          </w:tcPr>
          <w:p w14:paraId="47200155" w14:textId="77777777" w:rsidR="00A26C9C" w:rsidRDefault="00A26C9C" w:rsidP="002750B2">
            <w:r>
              <w:t>1</w:t>
            </w:r>
          </w:p>
        </w:tc>
        <w:tc>
          <w:tcPr>
            <w:tcW w:w="0" w:type="auto"/>
          </w:tcPr>
          <w:p w14:paraId="09531006" w14:textId="117862D0" w:rsidR="00A26C9C" w:rsidRDefault="005D77F6" w:rsidP="002750B2">
            <w:r>
              <w:t>3/2 = 1.5</w:t>
            </w:r>
          </w:p>
        </w:tc>
        <w:tc>
          <w:tcPr>
            <w:tcW w:w="0" w:type="auto"/>
          </w:tcPr>
          <w:p w14:paraId="6C415D9A" w14:textId="51325002" w:rsidR="00A26C9C" w:rsidRDefault="00E76041" w:rsidP="002750B2">
            <w:r>
              <w:t>2/3 = 0.66</w:t>
            </w:r>
          </w:p>
        </w:tc>
      </w:tr>
    </w:tbl>
    <w:p w14:paraId="6D38FB5A" w14:textId="64B5E7D4" w:rsidR="00123143" w:rsidRPr="003372F0" w:rsidRDefault="00D448D4" w:rsidP="00F60CE3">
      <w:pPr>
        <w:pStyle w:val="ListParagraph"/>
        <w:numPr>
          <w:ilvl w:val="0"/>
          <w:numId w:val="3"/>
        </w:numPr>
        <w:spacing w:after="120" w:line="360" w:lineRule="auto"/>
        <w:jc w:val="both"/>
        <w:rPr>
          <w:rFonts w:asciiTheme="minorHAnsi" w:hAnsiTheme="minorHAnsi" w:cstheme="minorHAnsi"/>
          <w:sz w:val="24"/>
          <w:szCs w:val="24"/>
        </w:rPr>
      </w:pPr>
      <w:r w:rsidRPr="003372F0">
        <w:rPr>
          <w:rFonts w:asciiTheme="minorHAnsi" w:hAnsiTheme="minorHAnsi" w:cstheme="minorHAnsi"/>
          <w:sz w:val="24"/>
          <w:szCs w:val="24"/>
        </w:rPr>
        <w:t xml:space="preserve">The opportunity cost of producing </w:t>
      </w:r>
      <w:r w:rsidR="009978A3" w:rsidRPr="003372F0">
        <w:rPr>
          <w:rFonts w:asciiTheme="minorHAnsi" w:hAnsiTheme="minorHAnsi" w:cstheme="minorHAnsi"/>
          <w:sz w:val="24"/>
          <w:szCs w:val="24"/>
        </w:rPr>
        <w:t>one unit of good y is either 0.5 or 1.</w:t>
      </w:r>
      <w:r w:rsidR="00C278BE" w:rsidRPr="003372F0">
        <w:rPr>
          <w:rFonts w:asciiTheme="minorHAnsi" w:hAnsiTheme="minorHAnsi" w:cstheme="minorHAnsi"/>
          <w:sz w:val="24"/>
          <w:szCs w:val="24"/>
        </w:rPr>
        <w:t xml:space="preserve"> Country A has a comparative advantage in </w:t>
      </w:r>
      <w:r w:rsidR="000569F3" w:rsidRPr="003372F0">
        <w:rPr>
          <w:rFonts w:asciiTheme="minorHAnsi" w:hAnsiTheme="minorHAnsi" w:cstheme="minorHAnsi"/>
          <w:sz w:val="24"/>
          <w:szCs w:val="24"/>
        </w:rPr>
        <w:t>producing good Y while country B has a comparative advantage in producing good X.</w:t>
      </w:r>
      <w:r w:rsidR="005C5409" w:rsidRPr="003372F0">
        <w:rPr>
          <w:rFonts w:asciiTheme="minorHAnsi" w:hAnsiTheme="minorHAnsi" w:cstheme="minorHAnsi"/>
          <w:sz w:val="24"/>
          <w:szCs w:val="24"/>
        </w:rPr>
        <w:t xml:space="preserve"> </w:t>
      </w:r>
      <w:r w:rsidR="007A3040" w:rsidRPr="003372F0">
        <w:rPr>
          <w:rFonts w:asciiTheme="minorHAnsi" w:hAnsiTheme="minorHAnsi" w:cstheme="minorHAnsi"/>
          <w:sz w:val="24"/>
          <w:szCs w:val="24"/>
        </w:rPr>
        <w:t xml:space="preserve">Therefore, Country A will produce </w:t>
      </w:r>
      <w:r w:rsidR="00005AB4" w:rsidRPr="003372F0">
        <w:rPr>
          <w:rFonts w:asciiTheme="minorHAnsi" w:hAnsiTheme="minorHAnsi" w:cstheme="minorHAnsi"/>
          <w:sz w:val="24"/>
          <w:szCs w:val="24"/>
        </w:rPr>
        <w:t xml:space="preserve">12 units of good Y while country B will produce </w:t>
      </w:r>
      <w:r w:rsidR="003C7976" w:rsidRPr="003372F0">
        <w:rPr>
          <w:rFonts w:asciiTheme="minorHAnsi" w:hAnsiTheme="minorHAnsi" w:cstheme="minorHAnsi"/>
          <w:sz w:val="24"/>
          <w:szCs w:val="24"/>
        </w:rPr>
        <w:t>8 units of good X.</w:t>
      </w:r>
      <w:r w:rsidR="00CE19CD" w:rsidRPr="003372F0">
        <w:rPr>
          <w:rFonts w:asciiTheme="minorHAnsi" w:hAnsiTheme="minorHAnsi" w:cstheme="minorHAnsi"/>
          <w:sz w:val="24"/>
          <w:szCs w:val="24"/>
        </w:rPr>
        <w:t xml:space="preserve"> Country </w:t>
      </w:r>
      <w:r w:rsidR="0088364E" w:rsidRPr="003372F0">
        <w:rPr>
          <w:rFonts w:asciiTheme="minorHAnsi" w:hAnsiTheme="minorHAnsi" w:cstheme="minorHAnsi"/>
          <w:sz w:val="24"/>
          <w:szCs w:val="24"/>
        </w:rPr>
        <w:t>B</w:t>
      </w:r>
      <w:r w:rsidR="00B17137" w:rsidRPr="003372F0">
        <w:rPr>
          <w:rFonts w:asciiTheme="minorHAnsi" w:hAnsiTheme="minorHAnsi" w:cstheme="minorHAnsi"/>
          <w:sz w:val="24"/>
          <w:szCs w:val="24"/>
        </w:rPr>
        <w:t xml:space="preserve"> will then trade the 2 </w:t>
      </w:r>
      <w:r w:rsidR="0088364E" w:rsidRPr="003372F0">
        <w:rPr>
          <w:rFonts w:asciiTheme="minorHAnsi" w:hAnsiTheme="minorHAnsi" w:cstheme="minorHAnsi"/>
          <w:sz w:val="24"/>
          <w:szCs w:val="24"/>
        </w:rPr>
        <w:t>extra units of good X</w:t>
      </w:r>
      <w:r w:rsidR="00755793" w:rsidRPr="003372F0">
        <w:rPr>
          <w:rFonts w:asciiTheme="minorHAnsi" w:hAnsiTheme="minorHAnsi" w:cstheme="minorHAnsi"/>
          <w:sz w:val="24"/>
          <w:szCs w:val="24"/>
        </w:rPr>
        <w:t xml:space="preserve"> for 3 units of good Y</w:t>
      </w:r>
      <w:r w:rsidR="00906E9B" w:rsidRPr="003372F0">
        <w:rPr>
          <w:rFonts w:asciiTheme="minorHAnsi" w:hAnsiTheme="minorHAnsi" w:cstheme="minorHAnsi"/>
          <w:sz w:val="24"/>
          <w:szCs w:val="24"/>
        </w:rPr>
        <w:t xml:space="preserve">. </w:t>
      </w:r>
      <w:r w:rsidR="0004774C" w:rsidRPr="003372F0">
        <w:rPr>
          <w:rFonts w:asciiTheme="minorHAnsi" w:hAnsiTheme="minorHAnsi" w:cstheme="minorHAnsi"/>
          <w:sz w:val="24"/>
          <w:szCs w:val="24"/>
        </w:rPr>
        <w:t xml:space="preserve"> </w:t>
      </w:r>
    </w:p>
    <w:p w14:paraId="318B983E" w14:textId="040B5445" w:rsidR="0004774C" w:rsidRPr="003372F0" w:rsidRDefault="0004774C" w:rsidP="0004774C">
      <w:pPr>
        <w:spacing w:after="120" w:line="360" w:lineRule="auto"/>
        <w:ind w:left="720"/>
        <w:jc w:val="both"/>
        <w:rPr>
          <w:rFonts w:eastAsia="Times New Roman" w:cstheme="minorHAnsi"/>
          <w:sz w:val="24"/>
          <w:szCs w:val="24"/>
          <w:lang w:val="en-GB" w:eastAsia="de-DE"/>
        </w:rPr>
      </w:pPr>
      <w:r w:rsidRPr="003372F0">
        <w:rPr>
          <w:rFonts w:eastAsia="Times New Roman" w:cstheme="minorHAnsi"/>
          <w:sz w:val="24"/>
          <w:szCs w:val="24"/>
          <w:lang w:val="en-GB" w:eastAsia="de-DE"/>
        </w:rPr>
        <w:t>Units of good Y = 12 + (</w:t>
      </w:r>
      <w:r w:rsidR="00684A8C" w:rsidRPr="003372F0">
        <w:rPr>
          <w:rFonts w:eastAsia="Times New Roman" w:cstheme="minorHAnsi"/>
          <w:sz w:val="24"/>
          <w:szCs w:val="24"/>
          <w:lang w:val="en-GB" w:eastAsia="de-DE"/>
        </w:rPr>
        <w:t>8-6)*1.5 = 12</w:t>
      </w:r>
      <w:r w:rsidR="00721B86" w:rsidRPr="003372F0">
        <w:rPr>
          <w:rFonts w:eastAsia="Times New Roman" w:cstheme="minorHAnsi"/>
          <w:sz w:val="24"/>
          <w:szCs w:val="24"/>
          <w:lang w:val="en-GB" w:eastAsia="de-DE"/>
        </w:rPr>
        <w:t>+3=15</w:t>
      </w:r>
    </w:p>
    <w:p w14:paraId="719185CD" w14:textId="3B767F66" w:rsidR="00906E9B" w:rsidRPr="003372F0" w:rsidRDefault="00906E9B" w:rsidP="00721B86">
      <w:pPr>
        <w:spacing w:after="120" w:line="360" w:lineRule="auto"/>
        <w:ind w:left="720"/>
        <w:jc w:val="both"/>
        <w:rPr>
          <w:rFonts w:eastAsia="Times New Roman" w:cstheme="minorHAnsi"/>
          <w:sz w:val="24"/>
          <w:szCs w:val="24"/>
          <w:lang w:val="en-GB" w:eastAsia="de-DE"/>
        </w:rPr>
      </w:pPr>
      <w:r w:rsidRPr="003372F0">
        <w:rPr>
          <w:rFonts w:eastAsia="Times New Roman" w:cstheme="minorHAnsi"/>
          <w:sz w:val="24"/>
          <w:szCs w:val="24"/>
          <w:lang w:val="en-GB" w:eastAsia="de-DE"/>
        </w:rPr>
        <w:t>PP (production point) = (12,8)</w:t>
      </w:r>
    </w:p>
    <w:p w14:paraId="05131719" w14:textId="01E08B27" w:rsidR="00906E9B" w:rsidRPr="003372F0" w:rsidRDefault="00906E9B" w:rsidP="00721B86">
      <w:pPr>
        <w:spacing w:after="120" w:line="360" w:lineRule="auto"/>
        <w:ind w:left="720"/>
        <w:jc w:val="both"/>
        <w:rPr>
          <w:rFonts w:eastAsia="Times New Roman" w:cstheme="minorHAnsi"/>
          <w:sz w:val="24"/>
          <w:szCs w:val="24"/>
          <w:lang w:val="en-GB" w:eastAsia="de-DE"/>
        </w:rPr>
      </w:pPr>
      <w:r w:rsidRPr="003372F0">
        <w:rPr>
          <w:rFonts w:eastAsia="Times New Roman" w:cstheme="minorHAnsi"/>
          <w:sz w:val="24"/>
          <w:szCs w:val="24"/>
          <w:lang w:val="en-GB" w:eastAsia="de-DE"/>
        </w:rPr>
        <w:t xml:space="preserve">CP (Consumption point) = </w:t>
      </w:r>
      <w:r w:rsidR="000D63FB" w:rsidRPr="003372F0">
        <w:rPr>
          <w:rFonts w:eastAsia="Times New Roman" w:cstheme="minorHAnsi"/>
          <w:sz w:val="24"/>
          <w:szCs w:val="24"/>
          <w:lang w:val="en-GB" w:eastAsia="de-DE"/>
        </w:rPr>
        <w:t>(</w:t>
      </w:r>
      <w:r w:rsidR="00100275" w:rsidRPr="003372F0">
        <w:rPr>
          <w:rFonts w:eastAsia="Times New Roman" w:cstheme="minorHAnsi"/>
          <w:sz w:val="24"/>
          <w:szCs w:val="24"/>
          <w:lang w:val="en-GB" w:eastAsia="de-DE"/>
        </w:rPr>
        <w:t>15,6)</w:t>
      </w:r>
      <w:r w:rsidR="0004774C" w:rsidRPr="003372F0">
        <w:rPr>
          <w:rFonts w:eastAsia="Times New Roman" w:cstheme="minorHAnsi"/>
          <w:sz w:val="24"/>
          <w:szCs w:val="24"/>
          <w:lang w:val="en-GB" w:eastAsia="de-DE"/>
        </w:rPr>
        <w:t xml:space="preserve"> </w:t>
      </w:r>
    </w:p>
    <w:p w14:paraId="5BE01D84" w14:textId="77777777" w:rsidR="005B0FEA" w:rsidRDefault="005B0FEA" w:rsidP="0046256A">
      <w:pPr>
        <w:rPr>
          <w:lang w:val="en-GB"/>
        </w:rPr>
      </w:pPr>
    </w:p>
    <w:p w14:paraId="14CB31D3" w14:textId="77777777" w:rsidR="00721B86" w:rsidRDefault="00721B86" w:rsidP="0046256A">
      <w:pPr>
        <w:rPr>
          <w:lang w:val="en-GB"/>
        </w:rPr>
      </w:pPr>
    </w:p>
    <w:p w14:paraId="7652AC89" w14:textId="77777777" w:rsidR="00721B86" w:rsidRDefault="00721B86" w:rsidP="0046256A">
      <w:pPr>
        <w:rPr>
          <w:lang w:val="en-GB"/>
        </w:rPr>
      </w:pPr>
    </w:p>
    <w:p w14:paraId="3038E848" w14:textId="77777777" w:rsidR="00721B86" w:rsidRDefault="00721B86" w:rsidP="0046256A">
      <w:pPr>
        <w:rPr>
          <w:lang w:val="en-GB"/>
        </w:rPr>
      </w:pPr>
    </w:p>
    <w:p w14:paraId="68C1378C" w14:textId="77777777" w:rsidR="00721B86" w:rsidRDefault="00721B86" w:rsidP="0046256A">
      <w:pPr>
        <w:rPr>
          <w:lang w:val="en-GB"/>
        </w:rPr>
      </w:pPr>
    </w:p>
    <w:p w14:paraId="6A8C33F2" w14:textId="77777777" w:rsidR="00721B86" w:rsidRDefault="00721B86" w:rsidP="0046256A">
      <w:pPr>
        <w:rPr>
          <w:lang w:val="en-GB"/>
        </w:rPr>
      </w:pPr>
    </w:p>
    <w:p w14:paraId="020F37FB" w14:textId="77777777" w:rsidR="00721B86" w:rsidRDefault="00721B86" w:rsidP="0046256A">
      <w:pPr>
        <w:rPr>
          <w:lang w:val="en-GB"/>
        </w:rPr>
      </w:pPr>
    </w:p>
    <w:p w14:paraId="09BB925E" w14:textId="4819E2EC" w:rsidR="00255A40" w:rsidRDefault="00261D95" w:rsidP="0046256A">
      <w:pPr>
        <w:rPr>
          <w:lang w:val="en-GB"/>
        </w:rPr>
      </w:pPr>
      <w:r>
        <w:rPr>
          <w:noProof/>
          <w:lang w:val="en-GB"/>
        </w:rPr>
        <mc:AlternateContent>
          <mc:Choice Requires="wps">
            <w:drawing>
              <wp:anchor distT="0" distB="0" distL="114300" distR="114300" simplePos="0" relativeHeight="251671552" behindDoc="0" locked="0" layoutInCell="1" allowOverlap="1" wp14:anchorId="74154F09" wp14:editId="692B1243">
                <wp:simplePos x="0" y="0"/>
                <wp:positionH relativeFrom="column">
                  <wp:posOffset>365759</wp:posOffset>
                </wp:positionH>
                <wp:positionV relativeFrom="paragraph">
                  <wp:posOffset>1798904</wp:posOffset>
                </wp:positionV>
                <wp:extent cx="373075" cy="277978"/>
                <wp:effectExtent l="0" t="0" r="27305" b="27305"/>
                <wp:wrapNone/>
                <wp:docPr id="23" name="Text Box 23"/>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7F7A17B3" w14:textId="5FACEB29" w:rsidR="002750B2" w:rsidRPr="00D21236" w:rsidRDefault="002750B2" w:rsidP="00261D95">
                            <w:pPr>
                              <w:jc w:val="center"/>
                              <w:rPr>
                                <w:lang w:val="nb-NO"/>
                              </w:rPr>
                            </w:pPr>
                            <w:r>
                              <w:rPr>
                                <w:lang w:val="nb-NO"/>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154F09" id="_x0000_t202" coordsize="21600,21600" o:spt="202" path="m,l,21600r21600,l21600,xe">
                <v:stroke joinstyle="miter"/>
                <v:path gradientshapeok="t" o:connecttype="rect"/>
              </v:shapetype>
              <v:shape id="Text Box 23" o:spid="_x0000_s1026" type="#_x0000_t202" style="position:absolute;margin-left:28.8pt;margin-top:141.65pt;width:29.4pt;height:21.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" fillcolor="white [3201]" strokeweight=".5pt">
                <v:textbox>
                  <w:txbxContent>
                    <w:p w14:paraId="7F7A17B3" w14:textId="5FACEB29" w:rsidR="002750B2" w:rsidRPr="00D21236" w:rsidRDefault="002750B2" w:rsidP="00261D95">
                      <w:pPr>
                        <w:jc w:val="center"/>
                        <w:rPr>
                          <w:lang w:val="nb-NO"/>
                        </w:rPr>
                      </w:pPr>
                      <w:r>
                        <w:rPr>
                          <w:lang w:val="nb-NO"/>
                        </w:rPr>
                        <w:t>8</w:t>
                      </w:r>
                    </w:p>
                  </w:txbxContent>
                </v:textbox>
              </v:shape>
            </w:pict>
          </mc:Fallback>
        </mc:AlternateContent>
      </w:r>
      <w:r>
        <w:rPr>
          <w:noProof/>
          <w:lang w:val="en-GB"/>
        </w:rPr>
        <mc:AlternateContent>
          <mc:Choice Requires="wps">
            <w:drawing>
              <wp:anchor distT="0" distB="0" distL="114300" distR="114300" simplePos="0" relativeHeight="251668480" behindDoc="0" locked="0" layoutInCell="1" allowOverlap="1" wp14:anchorId="73889969" wp14:editId="3EDA126A">
                <wp:simplePos x="0" y="0"/>
                <wp:positionH relativeFrom="column">
                  <wp:posOffset>3105632</wp:posOffset>
                </wp:positionH>
                <wp:positionV relativeFrom="paragraph">
                  <wp:posOffset>2953385</wp:posOffset>
                </wp:positionV>
                <wp:extent cx="373075" cy="277978"/>
                <wp:effectExtent l="0" t="0" r="27305" b="27305"/>
                <wp:wrapNone/>
                <wp:docPr id="22" name="Text Box 22"/>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1322D6A6" w14:textId="543EAD2E" w:rsidR="002750B2" w:rsidRPr="00D21236" w:rsidRDefault="002750B2" w:rsidP="00261D95">
                            <w:pPr>
                              <w:jc w:val="center"/>
                              <w:rPr>
                                <w:lang w:val="nb-NO"/>
                              </w:rPr>
                            </w:pPr>
                            <w:r>
                              <w:rPr>
                                <w:lang w:val="nb-NO"/>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89969" id="Text Box 22" o:spid="_x0000_s1027" type="#_x0000_t202" style="position:absolute;margin-left:244.55pt;margin-top:232.55pt;width:29.4pt;height:21.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" fillcolor="white [3201]" strokeweight=".5pt">
                <v:textbox>
                  <w:txbxContent>
                    <w:p w14:paraId="1322D6A6" w14:textId="543EAD2E" w:rsidR="002750B2" w:rsidRPr="00D21236" w:rsidRDefault="002750B2" w:rsidP="00261D95">
                      <w:pPr>
                        <w:jc w:val="center"/>
                        <w:rPr>
                          <w:lang w:val="nb-NO"/>
                        </w:rPr>
                      </w:pPr>
                      <w:r>
                        <w:rPr>
                          <w:lang w:val="nb-NO"/>
                        </w:rPr>
                        <w:t>12</w:t>
                      </w:r>
                    </w:p>
                  </w:txbxContent>
                </v:textbox>
              </v:shape>
            </w:pict>
          </mc:Fallback>
        </mc:AlternateContent>
      </w:r>
      <w:r>
        <w:rPr>
          <w:noProof/>
          <w:lang w:val="en-GB"/>
        </w:rPr>
        <mc:AlternateContent>
          <mc:Choice Requires="wps">
            <w:drawing>
              <wp:anchor distT="0" distB="0" distL="114300" distR="114300" simplePos="0" relativeHeight="251656192" behindDoc="0" locked="0" layoutInCell="1" allowOverlap="1" wp14:anchorId="32E727F2" wp14:editId="66DAEED6">
                <wp:simplePos x="0" y="0"/>
                <wp:positionH relativeFrom="column">
                  <wp:posOffset>2638577</wp:posOffset>
                </wp:positionH>
                <wp:positionV relativeFrom="paragraph">
                  <wp:posOffset>2928340</wp:posOffset>
                </wp:positionV>
                <wp:extent cx="373075" cy="277978"/>
                <wp:effectExtent l="0" t="0" r="27305" b="27305"/>
                <wp:wrapNone/>
                <wp:docPr id="17" name="Text Box 17"/>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07BE5526" w14:textId="03B5DED9" w:rsidR="002750B2" w:rsidRPr="00D21236" w:rsidRDefault="002750B2" w:rsidP="00213DDA">
                            <w:pPr>
                              <w:jc w:val="center"/>
                              <w:rPr>
                                <w:lang w:val="nb-NO"/>
                              </w:rPr>
                            </w:pPr>
                            <w:r>
                              <w:rPr>
                                <w:lang w:val="nb-NO"/>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727F2" id="Text Box 17" o:spid="_x0000_s1028" type="#_x0000_t202" style="position:absolute;margin-left:207.75pt;margin-top:230.6pt;width:29.4pt;height:21.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" fillcolor="white [3201]" strokeweight=".5pt">
                <v:textbox>
                  <w:txbxContent>
                    <w:p w14:paraId="07BE5526" w14:textId="03B5DED9" w:rsidR="002750B2" w:rsidRPr="00D21236" w:rsidRDefault="002750B2" w:rsidP="00213DDA">
                      <w:pPr>
                        <w:jc w:val="center"/>
                        <w:rPr>
                          <w:lang w:val="nb-NO"/>
                        </w:rPr>
                      </w:pPr>
                      <w:r>
                        <w:rPr>
                          <w:lang w:val="nb-NO"/>
                        </w:rPr>
                        <w:t>8</w:t>
                      </w:r>
                    </w:p>
                  </w:txbxContent>
                </v:textbox>
              </v:shape>
            </w:pict>
          </mc:Fallback>
        </mc:AlternateContent>
      </w:r>
      <w:r>
        <w:rPr>
          <w:noProof/>
          <w:lang w:val="en-GB"/>
        </w:rPr>
        <mc:AlternateContent>
          <mc:Choice Requires="wps">
            <w:drawing>
              <wp:anchor distT="0" distB="0" distL="114300" distR="114300" simplePos="0" relativeHeight="251665408" behindDoc="0" locked="0" layoutInCell="1" allowOverlap="1" wp14:anchorId="12087A83" wp14:editId="4370C110">
                <wp:simplePos x="0" y="0"/>
                <wp:positionH relativeFrom="column">
                  <wp:posOffset>911300</wp:posOffset>
                </wp:positionH>
                <wp:positionV relativeFrom="paragraph">
                  <wp:posOffset>1896516</wp:posOffset>
                </wp:positionV>
                <wp:extent cx="2284527" cy="45719"/>
                <wp:effectExtent l="19050" t="76200" r="20955" b="50165"/>
                <wp:wrapNone/>
                <wp:docPr id="21" name="Straight Arrow Connector 21"/>
                <wp:cNvGraphicFramePr/>
                <a:graphic xmlns:a="http://schemas.openxmlformats.org/drawingml/2006/main">
                  <a:graphicData uri="http://schemas.microsoft.com/office/word/2010/wordprocessingShape">
                    <wps:wsp>
                      <wps:cNvCnPr/>
                      <wps:spPr>
                        <a:xfrm flipH="1" flipV="1">
                          <a:off x="0" y="0"/>
                          <a:ext cx="2284527" cy="45719"/>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4C2E9570" id="_x0000_t32" coordsize="21600,21600" o:spt="32" o:oned="t" path="m,l21600,21600e" filled="f">
                <v:path arrowok="t" fillok="f" o:connecttype="none"/>
                <o:lock v:ext="edit" shapetype="t"/>
              </v:shapetype>
              <v:shape id="Straight Arrow Connector 21" o:spid="_x0000_s1026" type="#_x0000_t32" style="position:absolute;margin-left:71.75pt;margin-top:149.35pt;width:179.9pt;height:3.6pt;flip:x y;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" strokecolor="#4472c4 [3204]" strokeweight=".5pt">
                <v:stroke dashstyle="longDash" endarrow="block" joinstyle="miter"/>
              </v:shape>
            </w:pict>
          </mc:Fallback>
        </mc:AlternateContent>
      </w:r>
      <w:r>
        <w:rPr>
          <w:noProof/>
          <w:lang w:val="en-GB"/>
        </w:rPr>
        <mc:AlternateContent>
          <mc:Choice Requires="wps">
            <w:drawing>
              <wp:anchor distT="0" distB="0" distL="114300" distR="114300" simplePos="0" relativeHeight="251662336" behindDoc="0" locked="0" layoutInCell="1" allowOverlap="1" wp14:anchorId="1C10590A" wp14:editId="2B34A6C0">
                <wp:simplePos x="0" y="0"/>
                <wp:positionH relativeFrom="column">
                  <wp:posOffset>3201137</wp:posOffset>
                </wp:positionH>
                <wp:positionV relativeFrom="paragraph">
                  <wp:posOffset>1945310</wp:posOffset>
                </wp:positionV>
                <wp:extent cx="45719" cy="826617"/>
                <wp:effectExtent l="38100" t="0" r="69215" b="50165"/>
                <wp:wrapNone/>
                <wp:docPr id="20" name="Straight Arrow Connector 20"/>
                <wp:cNvGraphicFramePr/>
                <a:graphic xmlns:a="http://schemas.openxmlformats.org/drawingml/2006/main">
                  <a:graphicData uri="http://schemas.microsoft.com/office/word/2010/wordprocessingShape">
                    <wps:wsp>
                      <wps:cNvCnPr/>
                      <wps:spPr>
                        <a:xfrm>
                          <a:off x="0" y="0"/>
                          <a:ext cx="45719" cy="826617"/>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D772E8" id="Straight Arrow Connector 20" o:spid="_x0000_s1026" type="#_x0000_t32" style="position:absolute;margin-left:252.05pt;margin-top:153.15pt;width:3.6pt;height:6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" strokecolor="#4472c4 [3204]" strokeweight=".5pt">
                <v:stroke dashstyle="longDash" endarrow="block" joinstyle="miter"/>
              </v:shape>
            </w:pict>
          </mc:Fallback>
        </mc:AlternateContent>
      </w:r>
      <w:r w:rsidR="00213DDA">
        <w:rPr>
          <w:noProof/>
          <w:lang w:val="en-GB"/>
        </w:rPr>
        <mc:AlternateContent>
          <mc:Choice Requires="wps">
            <w:drawing>
              <wp:anchor distT="0" distB="0" distL="114300" distR="114300" simplePos="0" relativeHeight="251659264" behindDoc="0" locked="0" layoutInCell="1" allowOverlap="1" wp14:anchorId="185D749F" wp14:editId="08EF999D">
                <wp:simplePos x="0" y="0"/>
                <wp:positionH relativeFrom="column">
                  <wp:posOffset>283997</wp:posOffset>
                </wp:positionH>
                <wp:positionV relativeFrom="paragraph">
                  <wp:posOffset>1321867</wp:posOffset>
                </wp:positionV>
                <wp:extent cx="373075" cy="277978"/>
                <wp:effectExtent l="0" t="0" r="27305" b="27305"/>
                <wp:wrapNone/>
                <wp:docPr id="19" name="Text Box 19"/>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3174B965" w14:textId="3B6A2B9F" w:rsidR="002750B2" w:rsidRPr="00D21236" w:rsidRDefault="002750B2" w:rsidP="00213DDA">
                            <w:pPr>
                              <w:jc w:val="center"/>
                              <w:rPr>
                                <w:lang w:val="nb-NO"/>
                              </w:rPr>
                            </w:pPr>
                            <w:r>
                              <w:rPr>
                                <w:lang w:val="nb-NO"/>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D749F" id="Text Box 19" o:spid="_x0000_s1029" type="#_x0000_t202" style="position:absolute;margin-left:22.35pt;margin-top:104.1pt;width:29.4pt;height:2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" fillcolor="white [3201]" strokeweight=".5pt">
                <v:textbox>
                  <w:txbxContent>
                    <w:p w14:paraId="3174B965" w14:textId="3B6A2B9F" w:rsidR="002750B2" w:rsidRPr="00D21236" w:rsidRDefault="002750B2" w:rsidP="00213DDA">
                      <w:pPr>
                        <w:jc w:val="center"/>
                        <w:rPr>
                          <w:lang w:val="nb-NO"/>
                        </w:rPr>
                      </w:pPr>
                      <w:r>
                        <w:rPr>
                          <w:lang w:val="nb-NO"/>
                        </w:rPr>
                        <w:t>12</w:t>
                      </w:r>
                    </w:p>
                  </w:txbxContent>
                </v:textbox>
              </v:shape>
            </w:pict>
          </mc:Fallback>
        </mc:AlternateContent>
      </w:r>
      <w:r w:rsidR="00806642">
        <w:rPr>
          <w:noProof/>
          <w:lang w:val="en-GB"/>
        </w:rPr>
        <mc:AlternateContent>
          <mc:Choice Requires="wps">
            <w:drawing>
              <wp:anchor distT="0" distB="0" distL="114300" distR="114300" simplePos="0" relativeHeight="251650048" behindDoc="0" locked="0" layoutInCell="1" allowOverlap="1" wp14:anchorId="25221286" wp14:editId="7DB85E99">
                <wp:simplePos x="0" y="0"/>
                <wp:positionH relativeFrom="column">
                  <wp:posOffset>3569233</wp:posOffset>
                </wp:positionH>
                <wp:positionV relativeFrom="paragraph">
                  <wp:posOffset>2954375</wp:posOffset>
                </wp:positionV>
                <wp:extent cx="373075" cy="277978"/>
                <wp:effectExtent l="0" t="0" r="27305" b="27305"/>
                <wp:wrapNone/>
                <wp:docPr id="11" name="Text Box 11"/>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712E8F1C" w14:textId="57D35EDD" w:rsidR="002750B2" w:rsidRPr="00D21236" w:rsidRDefault="002750B2" w:rsidP="00AB7DF7">
                            <w:pPr>
                              <w:rPr>
                                <w:lang w:val="nb-NO"/>
                              </w:rPr>
                            </w:pPr>
                            <w:r>
                              <w:rPr>
                                <w:lang w:val="nb-NO"/>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21286" id="Text Box 11" o:spid="_x0000_s1030" type="#_x0000_t202" style="position:absolute;margin-left:281.05pt;margin-top:232.65pt;width:29.4pt;height:21.9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" fillcolor="white [3201]" strokeweight=".5pt">
                <v:textbox>
                  <w:txbxContent>
                    <w:p w14:paraId="712E8F1C" w14:textId="57D35EDD" w:rsidR="002750B2" w:rsidRPr="00D21236" w:rsidRDefault="002750B2" w:rsidP="00AB7DF7">
                      <w:pPr>
                        <w:rPr>
                          <w:lang w:val="nb-NO"/>
                        </w:rPr>
                      </w:pPr>
                      <w:r>
                        <w:rPr>
                          <w:lang w:val="nb-NO"/>
                        </w:rPr>
                        <w:t>14</w:t>
                      </w:r>
                    </w:p>
                  </w:txbxContent>
                </v:textbox>
              </v:shape>
            </w:pict>
          </mc:Fallback>
        </mc:AlternateContent>
      </w:r>
      <w:r w:rsidR="0028436E">
        <w:rPr>
          <w:noProof/>
          <w:lang w:val="en-GB"/>
        </w:rPr>
        <mc:AlternateContent>
          <mc:Choice Requires="wps">
            <w:drawing>
              <wp:anchor distT="0" distB="0" distL="114300" distR="114300" simplePos="0" relativeHeight="251653120" behindDoc="0" locked="0" layoutInCell="1" allowOverlap="1" wp14:anchorId="7461C487" wp14:editId="7A97D5B1">
                <wp:simplePos x="0" y="0"/>
                <wp:positionH relativeFrom="column">
                  <wp:posOffset>4937278</wp:posOffset>
                </wp:positionH>
                <wp:positionV relativeFrom="paragraph">
                  <wp:posOffset>2955900</wp:posOffset>
                </wp:positionV>
                <wp:extent cx="241402" cy="254508"/>
                <wp:effectExtent l="0" t="0" r="25400" b="12700"/>
                <wp:wrapNone/>
                <wp:docPr id="15" name="Text Box 15"/>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6F9F2064" w14:textId="0F97CC68" w:rsidR="002750B2" w:rsidRPr="00695A9A" w:rsidRDefault="002750B2" w:rsidP="0028436E">
                            <w:pPr>
                              <w:rPr>
                                <w:lang w:val="nb-NO"/>
                              </w:rPr>
                            </w:pPr>
                            <w:proofErr w:type="spellStart"/>
                            <w:r>
                              <w:rPr>
                                <w:lang w:val="nb-NO"/>
                              </w:rPr>
                              <w:t>X</w:t>
                            </w:r>
                            <w:proofErr w:type="spellEnd"/>
                            <w:r w:rsidRPr="0028436E">
                              <w:rPr>
                                <w:noProof/>
                                <w:lang w:val="nb-NO"/>
                              </w:rPr>
                              <w:drawing>
                                <wp:inline distT="0" distB="0" distL="0" distR="0" wp14:anchorId="1A385FAC" wp14:editId="7FBB13F6">
                                  <wp:extent cx="52070" cy="40005"/>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61C487" id="Text Box 15" o:spid="_x0000_s1031" type="#_x0000_t202" style="position:absolute;margin-left:388.75pt;margin-top:232.75pt;width:19pt;height:20.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" fillcolor="white [3201]" strokeweight=".5pt">
                <v:textbox>
                  <w:txbxContent>
                    <w:p w14:paraId="6F9F2064" w14:textId="0F97CC68" w:rsidR="002750B2" w:rsidRPr="00695A9A" w:rsidRDefault="002750B2" w:rsidP="0028436E">
                      <w:pPr>
                        <w:rPr>
                          <w:lang w:val="nb-NO"/>
                        </w:rPr>
                      </w:pPr>
                      <w:proofErr w:type="spellStart"/>
                      <w:r>
                        <w:rPr>
                          <w:lang w:val="nb-NO"/>
                        </w:rPr>
                        <w:t>X</w:t>
                      </w:r>
                      <w:proofErr w:type="spellEnd"/>
                      <w:r w:rsidRPr="0028436E">
                        <w:rPr>
                          <w:noProof/>
                          <w:lang w:val="nb-NO"/>
                        </w:rPr>
                        <w:drawing>
                          <wp:inline distT="0" distB="0" distL="0" distR="0" wp14:anchorId="1A385FAC" wp14:editId="7FBB13F6">
                            <wp:extent cx="52070" cy="40005"/>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00D21236">
        <w:rPr>
          <w:noProof/>
          <w:lang w:val="en-GB"/>
        </w:rPr>
        <mc:AlternateContent>
          <mc:Choice Requires="wps">
            <w:drawing>
              <wp:anchor distT="0" distB="0" distL="114300" distR="114300" simplePos="0" relativeHeight="251646976" behindDoc="0" locked="0" layoutInCell="1" allowOverlap="1" wp14:anchorId="20D0A1A9" wp14:editId="2EDB5C10">
                <wp:simplePos x="0" y="0"/>
                <wp:positionH relativeFrom="column">
                  <wp:posOffset>373050</wp:posOffset>
                </wp:positionH>
                <wp:positionV relativeFrom="paragraph">
                  <wp:posOffset>496900</wp:posOffset>
                </wp:positionV>
                <wp:extent cx="373075" cy="277978"/>
                <wp:effectExtent l="0" t="0" r="27305" b="27305"/>
                <wp:wrapNone/>
                <wp:docPr id="10" name="Text Box 10"/>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7FA279F8" w14:textId="7F284487" w:rsidR="002750B2" w:rsidRPr="00D21236" w:rsidRDefault="002750B2" w:rsidP="0028436E">
                            <w:pPr>
                              <w:jc w:val="center"/>
                              <w:rPr>
                                <w:lang w:val="nb-NO"/>
                              </w:rPr>
                            </w:pPr>
                            <w:r>
                              <w:rPr>
                                <w:lang w:val="nb-NO"/>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0A1A9" id="Text Box 10" o:spid="_x0000_s1032" type="#_x0000_t202" style="position:absolute;margin-left:29.35pt;margin-top:39.15pt;width:29.4pt;height:21.9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" fillcolor="white [3201]" strokeweight=".5pt">
                <v:textbox>
                  <w:txbxContent>
                    <w:p w14:paraId="7FA279F8" w14:textId="7F284487" w:rsidR="002750B2" w:rsidRPr="00D21236" w:rsidRDefault="002750B2" w:rsidP="0028436E">
                      <w:pPr>
                        <w:jc w:val="center"/>
                        <w:rPr>
                          <w:lang w:val="nb-NO"/>
                        </w:rPr>
                      </w:pPr>
                      <w:r>
                        <w:rPr>
                          <w:lang w:val="nb-NO"/>
                        </w:rPr>
                        <w:t>20</w:t>
                      </w:r>
                    </w:p>
                  </w:txbxContent>
                </v:textbox>
              </v:shape>
            </w:pict>
          </mc:Fallback>
        </mc:AlternateContent>
      </w:r>
      <w:r w:rsidR="009857D4">
        <w:rPr>
          <w:noProof/>
          <w:lang w:val="en-GB"/>
        </w:rPr>
        <mc:AlternateContent>
          <mc:Choice Requires="wps">
            <w:drawing>
              <wp:anchor distT="0" distB="0" distL="114300" distR="114300" simplePos="0" relativeHeight="251643904" behindDoc="0" locked="0" layoutInCell="1" allowOverlap="1" wp14:anchorId="72034DC8" wp14:editId="1B7E8911">
                <wp:simplePos x="0" y="0"/>
                <wp:positionH relativeFrom="column">
                  <wp:posOffset>2823642</wp:posOffset>
                </wp:positionH>
                <wp:positionV relativeFrom="paragraph">
                  <wp:posOffset>1447876</wp:posOffset>
                </wp:positionV>
                <wp:extent cx="51206" cy="1282700"/>
                <wp:effectExtent l="19050" t="0" r="63500" b="50800"/>
                <wp:wrapNone/>
                <wp:docPr id="9" name="Straight Arrow Connector 9"/>
                <wp:cNvGraphicFramePr/>
                <a:graphic xmlns:a="http://schemas.openxmlformats.org/drawingml/2006/main">
                  <a:graphicData uri="http://schemas.microsoft.com/office/word/2010/wordprocessingShape">
                    <wps:wsp>
                      <wps:cNvCnPr/>
                      <wps:spPr>
                        <a:xfrm>
                          <a:off x="0" y="0"/>
                          <a:ext cx="51206" cy="1282700"/>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96CA0D" id="Straight Arrow Connector 9" o:spid="_x0000_s1026" type="#_x0000_t32" style="position:absolute;margin-left:222.35pt;margin-top:114pt;width:4.05pt;height:101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" strokecolor="#4472c4 [3204]" strokeweight=".5pt">
                <v:stroke dashstyle="longDash" endarrow="block" joinstyle="miter"/>
              </v:shape>
            </w:pict>
          </mc:Fallback>
        </mc:AlternateContent>
      </w:r>
      <w:r w:rsidR="009857D4">
        <w:rPr>
          <w:noProof/>
          <w:lang w:val="en-GB"/>
        </w:rPr>
        <mc:AlternateContent>
          <mc:Choice Requires="wps">
            <w:drawing>
              <wp:anchor distT="0" distB="0" distL="114300" distR="114300" simplePos="0" relativeHeight="251640832" behindDoc="0" locked="0" layoutInCell="1" allowOverlap="1" wp14:anchorId="5DC34AD9" wp14:editId="263D5A37">
                <wp:simplePos x="0" y="0"/>
                <wp:positionH relativeFrom="column">
                  <wp:posOffset>866215</wp:posOffset>
                </wp:positionH>
                <wp:positionV relativeFrom="paragraph">
                  <wp:posOffset>1397813</wp:posOffset>
                </wp:positionV>
                <wp:extent cx="1955572" cy="45719"/>
                <wp:effectExtent l="19050" t="76200" r="26035" b="50165"/>
                <wp:wrapNone/>
                <wp:docPr id="8" name="Straight Arrow Connector 8"/>
                <wp:cNvGraphicFramePr/>
                <a:graphic xmlns:a="http://schemas.openxmlformats.org/drawingml/2006/main">
                  <a:graphicData uri="http://schemas.microsoft.com/office/word/2010/wordprocessingShape">
                    <wps:wsp>
                      <wps:cNvCnPr/>
                      <wps:spPr>
                        <a:xfrm flipH="1" flipV="1">
                          <a:off x="0" y="0"/>
                          <a:ext cx="1955572" cy="45719"/>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411B3C5" id="Straight Arrow Connector 8" o:spid="_x0000_s1026" type="#_x0000_t32" style="position:absolute;margin-left:68.2pt;margin-top:110.05pt;width:154pt;height:3.6pt;flip:x y;z-index:25164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" strokecolor="#4472c4 [3204]" strokeweight=".5pt">
                <v:stroke dashstyle="longDash" endarrow="block" joinstyle="miter"/>
              </v:shape>
            </w:pict>
          </mc:Fallback>
        </mc:AlternateContent>
      </w:r>
      <w:r w:rsidR="00695A9A">
        <w:rPr>
          <w:noProof/>
          <w:lang w:val="en-GB"/>
        </w:rPr>
        <mc:AlternateContent>
          <mc:Choice Requires="wps">
            <w:drawing>
              <wp:anchor distT="0" distB="0" distL="114300" distR="114300" simplePos="0" relativeHeight="251637760" behindDoc="0" locked="0" layoutInCell="1" allowOverlap="1" wp14:anchorId="5BD9550B" wp14:editId="2D01A2FB">
                <wp:simplePos x="0" y="0"/>
                <wp:positionH relativeFrom="column">
                  <wp:posOffset>416941</wp:posOffset>
                </wp:positionH>
                <wp:positionV relativeFrom="paragraph">
                  <wp:posOffset>132664</wp:posOffset>
                </wp:positionV>
                <wp:extent cx="241402" cy="254508"/>
                <wp:effectExtent l="0" t="0" r="25400" b="12700"/>
                <wp:wrapNone/>
                <wp:docPr id="7" name="Text Box 7"/>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5FF1D9D3" w14:textId="63901882" w:rsidR="002750B2" w:rsidRPr="00695A9A" w:rsidRDefault="002750B2">
                            <w:pPr>
                              <w:rPr>
                                <w:lang w:val="nb-NO"/>
                              </w:rPr>
                            </w:pPr>
                            <w:r>
                              <w:rPr>
                                <w:lang w:val="nb-NO"/>
                              </w:rPr>
                              <w:t>Y</w:t>
                            </w:r>
                            <w:r w:rsidRPr="0028436E">
                              <w:rPr>
                                <w:noProof/>
                                <w:lang w:val="nb-NO"/>
                              </w:rPr>
                              <w:drawing>
                                <wp:inline distT="0" distB="0" distL="0" distR="0" wp14:anchorId="0958E8B1" wp14:editId="471ADFA7">
                                  <wp:extent cx="52070" cy="40005"/>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D9550B" id="Text Box 7" o:spid="_x0000_s1033" type="#_x0000_t202" style="position:absolute;margin-left:32.85pt;margin-top:10.45pt;width:19pt;height:20.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" fillcolor="white [3201]" strokeweight=".5pt">
                <v:textbox>
                  <w:txbxContent>
                    <w:p w14:paraId="5FF1D9D3" w14:textId="63901882" w:rsidR="002750B2" w:rsidRPr="00695A9A" w:rsidRDefault="002750B2">
                      <w:pPr>
                        <w:rPr>
                          <w:lang w:val="nb-NO"/>
                        </w:rPr>
                      </w:pPr>
                      <w:r>
                        <w:rPr>
                          <w:lang w:val="nb-NO"/>
                        </w:rPr>
                        <w:t>Y</w:t>
                      </w:r>
                      <w:r w:rsidRPr="0028436E">
                        <w:rPr>
                          <w:noProof/>
                          <w:lang w:val="nb-NO"/>
                        </w:rPr>
                        <w:drawing>
                          <wp:inline distT="0" distB="0" distL="0" distR="0" wp14:anchorId="0958E8B1" wp14:editId="471ADFA7">
                            <wp:extent cx="52070" cy="40005"/>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000F5FFA">
        <w:rPr>
          <w:noProof/>
          <w:lang w:val="en-GB"/>
        </w:rPr>
        <mc:AlternateContent>
          <mc:Choice Requires="wps">
            <w:drawing>
              <wp:anchor distT="0" distB="0" distL="114300" distR="114300" simplePos="0" relativeHeight="251634688" behindDoc="0" locked="0" layoutInCell="1" allowOverlap="1" wp14:anchorId="5F598A17" wp14:editId="026F79DD">
                <wp:simplePos x="0" y="0"/>
                <wp:positionH relativeFrom="column">
                  <wp:posOffset>2830957</wp:posOffset>
                </wp:positionH>
                <wp:positionV relativeFrom="paragraph">
                  <wp:posOffset>1447876</wp:posOffset>
                </wp:positionV>
                <wp:extent cx="885139" cy="1282878"/>
                <wp:effectExtent l="0" t="0" r="29845" b="31750"/>
                <wp:wrapNone/>
                <wp:docPr id="5" name="Straight Connector 5"/>
                <wp:cNvGraphicFramePr/>
                <a:graphic xmlns:a="http://schemas.openxmlformats.org/drawingml/2006/main">
                  <a:graphicData uri="http://schemas.microsoft.com/office/word/2010/wordprocessingShape">
                    <wps:wsp>
                      <wps:cNvCnPr/>
                      <wps:spPr>
                        <a:xfrm>
                          <a:off x="0" y="0"/>
                          <a:ext cx="885139" cy="128287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AC86BC" id="Straight Connector 5"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9pt,114pt" to="292.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" strokecolor="#4472c4 [3204]" strokeweight=".5pt">
                <v:stroke joinstyle="miter"/>
              </v:line>
            </w:pict>
          </mc:Fallback>
        </mc:AlternateContent>
      </w:r>
      <w:r w:rsidR="000F5FFA">
        <w:rPr>
          <w:noProof/>
          <w:lang w:val="en-GB"/>
        </w:rPr>
        <mc:AlternateContent>
          <mc:Choice Requires="wps">
            <w:drawing>
              <wp:anchor distT="0" distB="0" distL="114300" distR="114300" simplePos="0" relativeHeight="251631616" behindDoc="0" locked="0" layoutInCell="1" allowOverlap="1" wp14:anchorId="5A0A84B5" wp14:editId="31FC9DE5">
                <wp:simplePos x="0" y="0"/>
                <wp:positionH relativeFrom="column">
                  <wp:posOffset>866215</wp:posOffset>
                </wp:positionH>
                <wp:positionV relativeFrom="paragraph">
                  <wp:posOffset>540791</wp:posOffset>
                </wp:positionV>
                <wp:extent cx="1964741" cy="907085"/>
                <wp:effectExtent l="0" t="0" r="35560" b="26670"/>
                <wp:wrapNone/>
                <wp:docPr id="4" name="Straight Connector 4"/>
                <wp:cNvGraphicFramePr/>
                <a:graphic xmlns:a="http://schemas.openxmlformats.org/drawingml/2006/main">
                  <a:graphicData uri="http://schemas.microsoft.com/office/word/2010/wordprocessingShape">
                    <wps:wsp>
                      <wps:cNvCnPr/>
                      <wps:spPr>
                        <a:xfrm>
                          <a:off x="0" y="0"/>
                          <a:ext cx="1964741" cy="9070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714D7D" id="Straight Connector 4" o:spid="_x0000_s1026" style="position:absolute;z-index:251631616;visibility:visible;mso-wrap-style:square;mso-wrap-distance-left:9pt;mso-wrap-distance-top:0;mso-wrap-distance-right:9pt;mso-wrap-distance-bottom:0;mso-position-horizontal:absolute;mso-position-horizontal-relative:text;mso-position-vertical:absolute;mso-position-vertical-relative:text" from="68.2pt,42.6pt" to="222.9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" strokecolor="#4472c4 [3204]" strokeweight=".5pt">
                <v:stroke joinstyle="miter"/>
              </v:line>
            </w:pict>
          </mc:Fallback>
        </mc:AlternateContent>
      </w:r>
      <w:r w:rsidR="003B2CE3">
        <w:rPr>
          <w:noProof/>
          <w:lang w:val="en-GB"/>
        </w:rPr>
        <mc:AlternateContent>
          <mc:Choice Requires="wps">
            <w:drawing>
              <wp:anchor distT="0" distB="0" distL="114300" distR="114300" simplePos="0" relativeHeight="251626496" behindDoc="0" locked="0" layoutInCell="1" allowOverlap="1" wp14:anchorId="29D6202D" wp14:editId="37CAAE6D">
                <wp:simplePos x="0" y="0"/>
                <wp:positionH relativeFrom="column">
                  <wp:posOffset>864006</wp:posOffset>
                </wp:positionH>
                <wp:positionV relativeFrom="paragraph">
                  <wp:posOffset>131140</wp:posOffset>
                </wp:positionV>
                <wp:extent cx="45719" cy="2554300"/>
                <wp:effectExtent l="76200" t="38100" r="50165" b="17780"/>
                <wp:wrapNone/>
                <wp:docPr id="2" name="Straight Arrow Connector 2"/>
                <wp:cNvGraphicFramePr/>
                <a:graphic xmlns:a="http://schemas.openxmlformats.org/drawingml/2006/main">
                  <a:graphicData uri="http://schemas.microsoft.com/office/word/2010/wordprocessingShape">
                    <wps:wsp>
                      <wps:cNvCnPr/>
                      <wps:spPr>
                        <a:xfrm flipH="1" flipV="1">
                          <a:off x="0" y="0"/>
                          <a:ext cx="45719" cy="2554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151903" id="Straight Arrow Connector 2" o:spid="_x0000_s1026" type="#_x0000_t32" style="position:absolute;margin-left:68.05pt;margin-top:10.35pt;width:3.6pt;height:201.15pt;flip:x y;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" strokecolor="#ed7d31 [3205]" strokeweight=".5pt">
                <v:stroke endarrow="block" joinstyle="miter"/>
              </v:shape>
            </w:pict>
          </mc:Fallback>
        </mc:AlternateContent>
      </w:r>
      <w:r w:rsidR="000D1617">
        <w:rPr>
          <w:noProof/>
          <w:lang w:val="en-GB"/>
        </w:rPr>
        <mc:AlternateContent>
          <mc:Choice Requires="wps">
            <w:drawing>
              <wp:anchor distT="0" distB="0" distL="114300" distR="114300" simplePos="0" relativeHeight="251628544" behindDoc="0" locked="0" layoutInCell="1" allowOverlap="1" wp14:anchorId="6D328A4F" wp14:editId="0939BF6F">
                <wp:simplePos x="0" y="0"/>
                <wp:positionH relativeFrom="column">
                  <wp:posOffset>921689</wp:posOffset>
                </wp:positionH>
                <wp:positionV relativeFrom="paragraph">
                  <wp:posOffset>2687192</wp:posOffset>
                </wp:positionV>
                <wp:extent cx="4213555" cy="45719"/>
                <wp:effectExtent l="0" t="38100" r="34925" b="88265"/>
                <wp:wrapNone/>
                <wp:docPr id="3" name="Straight Arrow Connector 3"/>
                <wp:cNvGraphicFramePr/>
                <a:graphic xmlns:a="http://schemas.openxmlformats.org/drawingml/2006/main">
                  <a:graphicData uri="http://schemas.microsoft.com/office/word/2010/wordprocessingShape">
                    <wps:wsp>
                      <wps:cNvCnPr/>
                      <wps:spPr>
                        <a:xfrm>
                          <a:off x="0" y="0"/>
                          <a:ext cx="421355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E056CA" id="Straight Arrow Connector 3" o:spid="_x0000_s1026" type="#_x0000_t32" style="position:absolute;margin-left:72.55pt;margin-top:211.6pt;width:331.8pt;height:3.6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" strokecolor="#ed7d31 [3205]" strokeweight=".5pt">
                <v:stroke endarrow="block" joinstyle="miter"/>
              </v:shape>
            </w:pict>
          </mc:Fallback>
        </mc:AlternateContent>
      </w:r>
    </w:p>
    <w:p w14:paraId="50371E10" w14:textId="41011FB5" w:rsidR="005831AF" w:rsidRPr="005831AF" w:rsidRDefault="00AB7DF7" w:rsidP="005831AF">
      <w:pPr>
        <w:rPr>
          <w:lang w:val="en-GB"/>
        </w:rPr>
      </w:pPr>
      <w:r>
        <w:rPr>
          <w:noProof/>
          <w:lang w:val="en-GB"/>
        </w:rPr>
        <mc:AlternateContent>
          <mc:Choice Requires="wps">
            <w:drawing>
              <wp:anchor distT="0" distB="0" distL="114300" distR="114300" simplePos="0" relativeHeight="251672576" behindDoc="0" locked="0" layoutInCell="1" allowOverlap="1" wp14:anchorId="412473ED" wp14:editId="64BFC628">
                <wp:simplePos x="0" y="0"/>
                <wp:positionH relativeFrom="column">
                  <wp:posOffset>1716796</wp:posOffset>
                </wp:positionH>
                <wp:positionV relativeFrom="paragraph">
                  <wp:posOffset>112590</wp:posOffset>
                </wp:positionV>
                <wp:extent cx="797804" cy="345880"/>
                <wp:effectExtent l="0" t="0" r="21590" b="16510"/>
                <wp:wrapNone/>
                <wp:docPr id="13" name="Text Box 13"/>
                <wp:cNvGraphicFramePr/>
                <a:graphic xmlns:a="http://schemas.openxmlformats.org/drawingml/2006/main">
                  <a:graphicData uri="http://schemas.microsoft.com/office/word/2010/wordprocessingShape">
                    <wps:wsp>
                      <wps:cNvSpPr txBox="1"/>
                      <wps:spPr>
                        <a:xfrm>
                          <a:off x="0" y="0"/>
                          <a:ext cx="797804" cy="34588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DD3AFE4" w14:textId="73BC7E6E" w:rsidR="002750B2" w:rsidRPr="00AB7DF7" w:rsidRDefault="002750B2">
                            <w:pPr>
                              <w:rPr>
                                <w:lang w:val="it-IT"/>
                              </w:rPr>
                            </w:pPr>
                            <w:r>
                              <w:rPr>
                                <w:lang w:val="it-IT"/>
                              </w:rPr>
                              <w:t>Slope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473ED" id="Text Box 13" o:spid="_x0000_s1034" type="#_x0000_t202" style="position:absolute;margin-left:135.2pt;margin-top:8.85pt;width:62.8pt;height:27.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" fillcolor="white [3201]" strokecolor="#ed7d31 [3205]" strokeweight="1pt">
                <v:textbox>
                  <w:txbxContent>
                    <w:p w14:paraId="4DD3AFE4" w14:textId="73BC7E6E" w:rsidR="002750B2" w:rsidRPr="00AB7DF7" w:rsidRDefault="002750B2">
                      <w:pPr>
                        <w:rPr>
                          <w:lang w:val="it-IT"/>
                        </w:rPr>
                      </w:pPr>
                      <w:r>
                        <w:rPr>
                          <w:lang w:val="it-IT"/>
                        </w:rPr>
                        <w:t>Slope = 1</w:t>
                      </w:r>
                    </w:p>
                  </w:txbxContent>
                </v:textbox>
              </v:shape>
            </w:pict>
          </mc:Fallback>
        </mc:AlternateContent>
      </w:r>
    </w:p>
    <w:p w14:paraId="40F4EF29" w14:textId="62030A93" w:rsidR="005831AF" w:rsidRPr="005831AF" w:rsidRDefault="005831AF" w:rsidP="005831AF">
      <w:pPr>
        <w:rPr>
          <w:lang w:val="en-GB"/>
        </w:rPr>
      </w:pPr>
    </w:p>
    <w:p w14:paraId="6783369B" w14:textId="175B2E86" w:rsidR="005831AF" w:rsidRPr="005831AF" w:rsidRDefault="005831AF" w:rsidP="005831AF">
      <w:pPr>
        <w:rPr>
          <w:lang w:val="en-GB"/>
        </w:rPr>
      </w:pPr>
    </w:p>
    <w:p w14:paraId="44CF0206" w14:textId="0341DF84" w:rsidR="005831AF" w:rsidRPr="005831AF" w:rsidRDefault="005831AF" w:rsidP="005831AF">
      <w:pPr>
        <w:rPr>
          <w:lang w:val="en-GB"/>
        </w:rPr>
      </w:pPr>
    </w:p>
    <w:p w14:paraId="51F3AA79" w14:textId="0E5C25C2" w:rsidR="005831AF" w:rsidRPr="005831AF" w:rsidRDefault="00AB7DF7" w:rsidP="005831AF">
      <w:pPr>
        <w:rPr>
          <w:lang w:val="en-GB"/>
        </w:rPr>
      </w:pPr>
      <w:r>
        <w:rPr>
          <w:noProof/>
          <w:lang w:val="en-GB"/>
        </w:rPr>
        <mc:AlternateContent>
          <mc:Choice Requires="wps">
            <w:drawing>
              <wp:anchor distT="0" distB="0" distL="114300" distR="114300" simplePos="0" relativeHeight="251673600" behindDoc="0" locked="0" layoutInCell="1" allowOverlap="1" wp14:anchorId="1D192F34" wp14:editId="18CF7794">
                <wp:simplePos x="0" y="0"/>
                <wp:positionH relativeFrom="column">
                  <wp:posOffset>3311965</wp:posOffset>
                </wp:positionH>
                <wp:positionV relativeFrom="paragraph">
                  <wp:posOffset>21981</wp:posOffset>
                </wp:positionV>
                <wp:extent cx="797804" cy="345880"/>
                <wp:effectExtent l="0" t="0" r="21590" b="16510"/>
                <wp:wrapNone/>
                <wp:docPr id="18" name="Text Box 18"/>
                <wp:cNvGraphicFramePr/>
                <a:graphic xmlns:a="http://schemas.openxmlformats.org/drawingml/2006/main">
                  <a:graphicData uri="http://schemas.microsoft.com/office/word/2010/wordprocessingShape">
                    <wps:wsp>
                      <wps:cNvSpPr txBox="1"/>
                      <wps:spPr>
                        <a:xfrm>
                          <a:off x="0" y="0"/>
                          <a:ext cx="797804" cy="34588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13FE702" w14:textId="19162294" w:rsidR="002750B2" w:rsidRPr="00AB7DF7" w:rsidRDefault="002750B2" w:rsidP="00AB7DF7">
                            <w:pPr>
                              <w:rPr>
                                <w:lang w:val="it-IT"/>
                              </w:rPr>
                            </w:pPr>
                            <w:r>
                              <w:rPr>
                                <w:lang w:val="it-IT"/>
                              </w:rPr>
                              <w:t xml:space="preserve">Slope </w:t>
                            </w:r>
                            <w:r>
                              <w:rPr>
                                <w:lang w:val="it-IT"/>
                              </w:rPr>
                              <w: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92F34" id="Text Box 18" o:spid="_x0000_s1035" type="#_x0000_t202" style="position:absolute;margin-left:260.8pt;margin-top:1.75pt;width:62.8pt;height:2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" fillcolor="white [3201]" strokecolor="#ed7d31 [3205]" strokeweight="1pt">
                <v:textbox>
                  <w:txbxContent>
                    <w:p w14:paraId="013FE702" w14:textId="19162294" w:rsidR="002750B2" w:rsidRPr="00AB7DF7" w:rsidRDefault="002750B2" w:rsidP="00AB7DF7">
                      <w:pPr>
                        <w:rPr>
                          <w:lang w:val="it-IT"/>
                        </w:rPr>
                      </w:pPr>
                      <w:r>
                        <w:rPr>
                          <w:lang w:val="it-IT"/>
                        </w:rPr>
                        <w:t xml:space="preserve">Slope </w:t>
                      </w:r>
                      <w:r>
                        <w:rPr>
                          <w:lang w:val="it-IT"/>
                        </w:rPr>
                        <w:t>= 2</w:t>
                      </w:r>
                    </w:p>
                  </w:txbxContent>
                </v:textbox>
              </v:shape>
            </w:pict>
          </mc:Fallback>
        </mc:AlternateContent>
      </w:r>
    </w:p>
    <w:p w14:paraId="204A9AC0" w14:textId="0EFEC43C" w:rsidR="005831AF" w:rsidRPr="005831AF" w:rsidRDefault="005831AF" w:rsidP="005831AF">
      <w:pPr>
        <w:rPr>
          <w:lang w:val="en-GB"/>
        </w:rPr>
      </w:pPr>
    </w:p>
    <w:p w14:paraId="78C57AAF" w14:textId="6D85A1A8" w:rsidR="005831AF" w:rsidRPr="005831AF" w:rsidRDefault="005831AF" w:rsidP="005831AF">
      <w:pPr>
        <w:rPr>
          <w:lang w:val="en-GB"/>
        </w:rPr>
      </w:pPr>
    </w:p>
    <w:p w14:paraId="6C64410A" w14:textId="07C1D6C5" w:rsidR="005831AF" w:rsidRPr="005831AF" w:rsidRDefault="005831AF" w:rsidP="005831AF">
      <w:pPr>
        <w:rPr>
          <w:lang w:val="en-GB"/>
        </w:rPr>
      </w:pPr>
    </w:p>
    <w:p w14:paraId="3486297D" w14:textId="3CDC9E8B" w:rsidR="005831AF" w:rsidRPr="005831AF" w:rsidRDefault="005831AF" w:rsidP="005831AF">
      <w:pPr>
        <w:rPr>
          <w:lang w:val="en-GB"/>
        </w:rPr>
      </w:pPr>
    </w:p>
    <w:p w14:paraId="02468918" w14:textId="67061E28" w:rsidR="005831AF" w:rsidRPr="005831AF" w:rsidRDefault="005831AF" w:rsidP="005831AF">
      <w:pPr>
        <w:rPr>
          <w:lang w:val="en-GB"/>
        </w:rPr>
      </w:pPr>
    </w:p>
    <w:p w14:paraId="70BFC676" w14:textId="3FCB79F0" w:rsidR="005831AF" w:rsidRPr="005831AF" w:rsidRDefault="005831AF" w:rsidP="005831AF">
      <w:pPr>
        <w:rPr>
          <w:lang w:val="en-GB"/>
        </w:rPr>
      </w:pPr>
    </w:p>
    <w:p w14:paraId="58F54D07" w14:textId="368E13B6" w:rsidR="005831AF" w:rsidRDefault="005831AF" w:rsidP="005831AF">
      <w:pPr>
        <w:rPr>
          <w:lang w:val="en-GB"/>
        </w:rPr>
      </w:pPr>
    </w:p>
    <w:p w14:paraId="5658BA62" w14:textId="77777777" w:rsidR="006F144F" w:rsidRDefault="006F144F" w:rsidP="005831AF">
      <w:pPr>
        <w:rPr>
          <w:lang w:val="en-GB"/>
        </w:rPr>
      </w:pPr>
    </w:p>
    <w:p w14:paraId="1391C756" w14:textId="36E299E7" w:rsidR="005831AF" w:rsidRDefault="005831AF" w:rsidP="005831AF">
      <w:pPr>
        <w:pStyle w:val="Heading1"/>
        <w:rPr>
          <w:bCs/>
          <w:sz w:val="24"/>
          <w:szCs w:val="24"/>
        </w:rPr>
      </w:pPr>
      <w:r w:rsidRPr="005831AF">
        <w:rPr>
          <w:bCs/>
          <w:sz w:val="24"/>
          <w:szCs w:val="24"/>
        </w:rPr>
        <w:t>Question 2 (20 points)</w:t>
      </w:r>
    </w:p>
    <w:p w14:paraId="2E36F681" w14:textId="77777777" w:rsidR="0040320F" w:rsidRPr="0040320F" w:rsidRDefault="0040320F" w:rsidP="0040320F"/>
    <w:p w14:paraId="6BE05332" w14:textId="68C7770F" w:rsidR="006F144F" w:rsidRDefault="009C1660" w:rsidP="0040320F">
      <w:pPr>
        <w:rPr>
          <w:sz w:val="24"/>
          <w:szCs w:val="24"/>
        </w:rPr>
      </w:pPr>
      <w:ins w:id="75" w:author="Krumer Alexander" w:date="2021-12-05T20:55:00Z">
        <w:r>
          <w:rPr>
            <w:sz w:val="24"/>
            <w:szCs w:val="24"/>
          </w:rPr>
          <w:t xml:space="preserve">You are </w:t>
        </w:r>
      </w:ins>
      <w:del w:id="76" w:author="Krumer Alexander" w:date="2021-12-05T20:55:00Z">
        <w:r w:rsidR="00555B45" w:rsidDel="009C1660">
          <w:rPr>
            <w:sz w:val="24"/>
            <w:szCs w:val="24"/>
          </w:rPr>
          <w:delText>G</w:delText>
        </w:r>
      </w:del>
      <w:ins w:id="77" w:author="Krumer Alexander" w:date="2021-12-05T20:55:00Z">
        <w:r>
          <w:rPr>
            <w:sz w:val="24"/>
            <w:szCs w:val="24"/>
          </w:rPr>
          <w:t>g</w:t>
        </w:r>
      </w:ins>
      <w:r w:rsidR="00555B45">
        <w:rPr>
          <w:sz w:val="24"/>
          <w:szCs w:val="24"/>
        </w:rPr>
        <w:t>iven</w:t>
      </w:r>
      <w:r w:rsidR="0040320F" w:rsidRPr="0040320F">
        <w:rPr>
          <w:sz w:val="24"/>
          <w:szCs w:val="24"/>
        </w:rPr>
        <w:t xml:space="preserve"> the following </w:t>
      </w:r>
      <w:r w:rsidR="006F144F">
        <w:rPr>
          <w:sz w:val="24"/>
          <w:szCs w:val="24"/>
        </w:rPr>
        <w:t>functions:</w:t>
      </w:r>
    </w:p>
    <w:p w14:paraId="2A598AE8" w14:textId="77777777" w:rsidR="006F144F" w:rsidRDefault="006F144F" w:rsidP="006F144F">
      <w:pPr>
        <w:pStyle w:val="ListParagraph"/>
        <w:numPr>
          <w:ilvl w:val="0"/>
          <w:numId w:val="4"/>
        </w:numPr>
        <w:rPr>
          <w:sz w:val="24"/>
          <w:szCs w:val="24"/>
        </w:rPr>
      </w:pPr>
      <w:r>
        <w:rPr>
          <w:sz w:val="24"/>
          <w:szCs w:val="24"/>
          <w:lang w:val="en-US"/>
        </w:rPr>
        <w:t>D</w:t>
      </w:r>
      <w:proofErr w:type="spellStart"/>
      <w:r w:rsidR="0040320F" w:rsidRPr="006F144F">
        <w:rPr>
          <w:sz w:val="24"/>
          <w:szCs w:val="24"/>
        </w:rPr>
        <w:t>emand</w:t>
      </w:r>
      <w:proofErr w:type="spellEnd"/>
      <w:r w:rsidR="0040320F" w:rsidRPr="006F144F">
        <w:rPr>
          <w:sz w:val="24"/>
          <w:szCs w:val="24"/>
        </w:rPr>
        <w:t xml:space="preserve"> function</w:t>
      </w:r>
      <w:r w:rsidR="005C14C6" w:rsidRPr="006F144F">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=25-2p</m:t>
        </m:r>
      </m:oMath>
      <w:r w:rsidR="0040320F" w:rsidRPr="006F144F">
        <w:rPr>
          <w:sz w:val="24"/>
          <w:szCs w:val="24"/>
        </w:rPr>
        <w:t xml:space="preserve">. </w:t>
      </w:r>
    </w:p>
    <w:p w14:paraId="3160BB71" w14:textId="6854ECF4" w:rsidR="00AA7279" w:rsidRDefault="006F144F" w:rsidP="0040320F">
      <w:pPr>
        <w:pStyle w:val="ListParagraph"/>
        <w:numPr>
          <w:ilvl w:val="0"/>
          <w:numId w:val="4"/>
        </w:numPr>
        <w:rPr>
          <w:sz w:val="24"/>
          <w:szCs w:val="24"/>
        </w:rPr>
      </w:pPr>
      <w:r w:rsidRPr="00AA7279">
        <w:rPr>
          <w:sz w:val="24"/>
          <w:szCs w:val="24"/>
        </w:rPr>
        <w:t>S</w:t>
      </w:r>
      <w:r w:rsidR="0040320F" w:rsidRPr="00AA7279">
        <w:rPr>
          <w:sz w:val="24"/>
          <w:szCs w:val="24"/>
        </w:rPr>
        <w:t xml:space="preserve">upply function: </w:t>
      </w:r>
      <w:r w:rsidRPr="00AA7279">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r>
          <w:rPr>
            <w:rFonts w:ascii="Cambria Math" w:hAnsi="Cambria Math"/>
            <w:sz w:val="24"/>
            <w:szCs w:val="24"/>
          </w:rPr>
          <m:t>=3p</m:t>
        </m:r>
      </m:oMath>
    </w:p>
    <w:p w14:paraId="1D133EE9" w14:textId="50496C9C" w:rsidR="000551FA" w:rsidRDefault="000551FA" w:rsidP="000551FA">
      <w:pPr>
        <w:rPr>
          <w:sz w:val="24"/>
          <w:szCs w:val="24"/>
        </w:rPr>
      </w:pPr>
    </w:p>
    <w:p w14:paraId="7FE08DAA" w14:textId="2A15FF24" w:rsidR="00AA7279" w:rsidRDefault="000551FA" w:rsidP="00104D88">
      <w:pPr>
        <w:ind w:left="360"/>
        <w:rPr>
          <w:sz w:val="24"/>
          <w:szCs w:val="24"/>
        </w:rPr>
      </w:pPr>
      <w:r>
        <w:rPr>
          <w:sz w:val="24"/>
          <w:szCs w:val="24"/>
        </w:rPr>
        <w:t>Where p is the price of a good in US dollars</w:t>
      </w:r>
      <w:r w:rsidR="005E349A">
        <w:rPr>
          <w:sz w:val="24"/>
          <w:szCs w:val="24"/>
        </w:rPr>
        <w:t xml:space="preserve"> ($)</w:t>
      </w:r>
      <w:r>
        <w:rPr>
          <w:sz w:val="24"/>
          <w:szCs w:val="24"/>
        </w:rPr>
        <w:t xml:space="preserve"> and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and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104D88">
        <w:rPr>
          <w:rFonts w:eastAsiaTheme="minorEastAsia"/>
          <w:sz w:val="24"/>
          <w:szCs w:val="24"/>
        </w:rPr>
        <w:t xml:space="preserve"> are</w:t>
      </w:r>
      <w:del w:id="78" w:author="Krumer Alexander" w:date="2021-12-05T20:55:00Z">
        <w:r w:rsidR="00104D88" w:rsidDel="009C1660">
          <w:rPr>
            <w:rFonts w:eastAsiaTheme="minorEastAsia"/>
            <w:sz w:val="24"/>
            <w:szCs w:val="24"/>
          </w:rPr>
          <w:delText>,</w:delText>
        </w:r>
      </w:del>
      <w:r w:rsidR="00104D88">
        <w:rPr>
          <w:rFonts w:eastAsiaTheme="minorEastAsia"/>
          <w:sz w:val="24"/>
          <w:szCs w:val="24"/>
        </w:rPr>
        <w:t xml:space="preserve"> </w:t>
      </w:r>
      <w:del w:id="79" w:author="Krumer Alexander" w:date="2021-12-05T20:55:00Z">
        <w:r w:rsidR="00104D88" w:rsidDel="009C1660">
          <w:rPr>
            <w:rFonts w:eastAsiaTheme="minorEastAsia"/>
            <w:sz w:val="24"/>
            <w:szCs w:val="24"/>
          </w:rPr>
          <w:delText xml:space="preserve">respectively, </w:delText>
        </w:r>
      </w:del>
      <w:r w:rsidR="00104D88">
        <w:rPr>
          <w:rFonts w:eastAsiaTheme="minorEastAsia"/>
          <w:sz w:val="24"/>
          <w:szCs w:val="24"/>
        </w:rPr>
        <w:t>the quantity demanded a</w:t>
      </w:r>
      <w:ins w:id="80" w:author="Krumer Alexander" w:date="2021-12-05T20:56:00Z">
        <w:r w:rsidR="009C1660">
          <w:rPr>
            <w:rFonts w:eastAsiaTheme="minorEastAsia"/>
            <w:sz w:val="24"/>
            <w:szCs w:val="24"/>
          </w:rPr>
          <w:t>nd</w:t>
        </w:r>
      </w:ins>
      <w:r w:rsidR="00104D88">
        <w:rPr>
          <w:rFonts w:eastAsiaTheme="minorEastAsia"/>
          <w:sz w:val="24"/>
          <w:szCs w:val="24"/>
        </w:rPr>
        <w:t xml:space="preserve"> supplied</w:t>
      </w:r>
      <w:ins w:id="81" w:author="Krumer Alexander" w:date="2021-12-05T20:56:00Z">
        <w:r w:rsidR="009C1660">
          <w:rPr>
            <w:rFonts w:eastAsiaTheme="minorEastAsia"/>
            <w:sz w:val="24"/>
            <w:szCs w:val="24"/>
          </w:rPr>
          <w:t>, respectively</w:t>
        </w:r>
      </w:ins>
      <w:r w:rsidR="00104D88">
        <w:rPr>
          <w:rFonts w:eastAsiaTheme="minorEastAsia"/>
          <w:sz w:val="24"/>
          <w:szCs w:val="24"/>
        </w:rPr>
        <w:t xml:space="preserve"> for that specific good.</w:t>
      </w:r>
    </w:p>
    <w:p w14:paraId="6A6BD421" w14:textId="7D614591"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would be the price and the quantity in the equilibrium? </w:t>
      </w:r>
      <w:r w:rsidRPr="00104D88">
        <w:rPr>
          <w:rFonts w:asciiTheme="minorHAnsi" w:eastAsiaTheme="minorEastAsia" w:hAnsiTheme="minorHAnsi" w:cstheme="minorBidi"/>
          <w:b/>
          <w:bCs/>
          <w:sz w:val="24"/>
          <w:szCs w:val="24"/>
          <w:lang w:val="en-US" w:eastAsia="en-US"/>
        </w:rPr>
        <w:t>(4 points)</w:t>
      </w:r>
    </w:p>
    <w:p w14:paraId="45B5E362" w14:textId="11FD4843"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Show on the graph (where appropriate) the cases where p=0, Q=0, and price and quantity in equilibrium. </w:t>
      </w:r>
      <w:r w:rsidRPr="00104D88">
        <w:rPr>
          <w:rFonts w:asciiTheme="minorHAnsi" w:eastAsiaTheme="minorEastAsia" w:hAnsiTheme="minorHAnsi" w:cstheme="minorBidi"/>
          <w:b/>
          <w:bCs/>
          <w:sz w:val="24"/>
          <w:szCs w:val="24"/>
          <w:lang w:val="en-US" w:eastAsia="en-US"/>
        </w:rPr>
        <w:t>(8 points)</w:t>
      </w:r>
    </w:p>
    <w:p w14:paraId="6DE107EE" w14:textId="52866514"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the producer surplus? </w:t>
      </w:r>
      <w:r w:rsidRPr="00104D88">
        <w:rPr>
          <w:rFonts w:asciiTheme="minorHAnsi" w:eastAsiaTheme="minorEastAsia" w:hAnsiTheme="minorHAnsi" w:cstheme="minorBidi"/>
          <w:b/>
          <w:bCs/>
          <w:sz w:val="24"/>
          <w:szCs w:val="24"/>
          <w:lang w:val="en-US" w:eastAsia="en-US"/>
        </w:rPr>
        <w:t>(3 points)</w:t>
      </w:r>
    </w:p>
    <w:p w14:paraId="6CFA33CA" w14:textId="39AFAFA9"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consumer surplus? </w:t>
      </w:r>
      <w:r w:rsidRPr="00104D88">
        <w:rPr>
          <w:rFonts w:asciiTheme="minorHAnsi" w:eastAsiaTheme="minorEastAsia" w:hAnsiTheme="minorHAnsi" w:cstheme="minorBidi"/>
          <w:b/>
          <w:bCs/>
          <w:sz w:val="24"/>
          <w:szCs w:val="24"/>
          <w:lang w:val="en-US" w:eastAsia="en-US"/>
        </w:rPr>
        <w:t>(3 points)</w:t>
      </w:r>
    </w:p>
    <w:p w14:paraId="4705D75C" w14:textId="54B44878" w:rsidR="005831A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the total social welfare? </w:t>
      </w:r>
      <w:r w:rsidRPr="00104D88">
        <w:rPr>
          <w:rFonts w:asciiTheme="minorHAnsi" w:eastAsiaTheme="minorEastAsia" w:hAnsiTheme="minorHAnsi" w:cstheme="minorBidi"/>
          <w:b/>
          <w:bCs/>
          <w:sz w:val="24"/>
          <w:szCs w:val="24"/>
          <w:lang w:val="en-US" w:eastAsia="en-US"/>
        </w:rPr>
        <w:t>(2 points)</w:t>
      </w:r>
    </w:p>
    <w:p w14:paraId="29006549" w14:textId="77777777" w:rsidR="005831AF" w:rsidRPr="0040320F" w:rsidRDefault="005831AF" w:rsidP="005831AF">
      <w:pPr>
        <w:rPr>
          <w:sz w:val="24"/>
          <w:szCs w:val="24"/>
        </w:rPr>
      </w:pPr>
    </w:p>
    <w:p w14:paraId="17F51387" w14:textId="77777777" w:rsidR="005831AF" w:rsidRPr="005831AF" w:rsidRDefault="005831AF" w:rsidP="005831AF">
      <w:pPr>
        <w:pStyle w:val="Heading1"/>
        <w:rPr>
          <w:bCs/>
          <w:sz w:val="24"/>
          <w:szCs w:val="24"/>
        </w:rPr>
      </w:pPr>
      <w:r w:rsidRPr="005831AF">
        <w:rPr>
          <w:bCs/>
          <w:sz w:val="24"/>
          <w:szCs w:val="24"/>
        </w:rPr>
        <w:lastRenderedPageBreak/>
        <w:t>Answer</w:t>
      </w:r>
    </w:p>
    <w:p w14:paraId="647C673F" w14:textId="324A2C4A" w:rsidR="005831AF" w:rsidRPr="000D568A" w:rsidRDefault="000D568A" w:rsidP="000D568A">
      <w:pPr>
        <w:pStyle w:val="ListParagraph"/>
        <w:numPr>
          <w:ilvl w:val="0"/>
          <w:numId w:val="7"/>
        </w:numPr>
      </w:pPr>
      <w:r>
        <w:rPr>
          <w:rFonts w:asciiTheme="minorHAnsi" w:hAnsiTheme="minorHAnsi" w:cstheme="minorHAnsi"/>
          <w:sz w:val="24"/>
          <w:szCs w:val="24"/>
        </w:rPr>
        <w:t xml:space="preserve">In </w:t>
      </w:r>
      <w:r w:rsidR="00D50E3C">
        <w:rPr>
          <w:rFonts w:asciiTheme="minorHAnsi" w:hAnsiTheme="minorHAnsi" w:cstheme="minorHAnsi"/>
          <w:sz w:val="24"/>
          <w:szCs w:val="24"/>
        </w:rPr>
        <w:t>e</w:t>
      </w:r>
      <w:r>
        <w:rPr>
          <w:rFonts w:asciiTheme="minorHAnsi" w:hAnsiTheme="minorHAnsi" w:cstheme="minorHAnsi"/>
          <w:sz w:val="24"/>
          <w:szCs w:val="24"/>
        </w:rPr>
        <w:t>quilibrium</w:t>
      </w:r>
      <w:r w:rsidR="00D50E3C">
        <w:rPr>
          <w:rFonts w:asciiTheme="minorHAnsi" w:hAnsiTheme="minorHAnsi" w:cstheme="minorHAnsi"/>
          <w:sz w:val="24"/>
          <w:szCs w:val="24"/>
        </w:rPr>
        <w:t xml:space="preserve">, </w:t>
      </w:r>
      <w:r>
        <w:rPr>
          <w:rFonts w:asciiTheme="minorHAnsi" w:hAnsiTheme="minorHAnsi" w:cstheme="minorHAnsi"/>
          <w:sz w:val="24"/>
          <w:szCs w:val="24"/>
        </w:rPr>
        <w:t>supply equals demand</w:t>
      </w:r>
      <w:r w:rsidR="00D50E3C">
        <w:rPr>
          <w:rFonts w:asciiTheme="minorHAnsi" w:hAnsiTheme="minorHAnsi" w:cstheme="minorHAnsi"/>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D50E3C">
        <w:rPr>
          <w:rFonts w:asciiTheme="minorHAnsi" w:hAnsiTheme="minorHAnsi" w:cstheme="minorHAnsi"/>
          <w:sz w:val="24"/>
          <w:szCs w:val="24"/>
        </w:rPr>
        <w:t xml:space="preserve">. Therefore, </w:t>
      </w:r>
      <m:oMath>
        <m:r>
          <w:rPr>
            <w:rFonts w:ascii="Cambria Math" w:hAnsi="Cambria Math"/>
            <w:sz w:val="24"/>
            <w:szCs w:val="24"/>
          </w:rPr>
          <m:t xml:space="preserve">25-2p=3p </m:t>
        </m:r>
      </m:oMath>
      <w:r w:rsidR="00CD19B0">
        <w:rPr>
          <w:rFonts w:asciiTheme="minorHAnsi" w:hAnsiTheme="minorHAnsi" w:cstheme="minorHAnsi"/>
          <w:sz w:val="24"/>
          <w:szCs w:val="24"/>
        </w:rPr>
        <w:t xml:space="preserve">. </w:t>
      </w:r>
      <m:oMath>
        <m:r>
          <w:rPr>
            <w:rFonts w:ascii="Cambria Math" w:hAnsi="Cambria Math" w:cstheme="minorHAnsi"/>
            <w:sz w:val="24"/>
            <w:szCs w:val="24"/>
          </w:rPr>
          <m:t>p=5 and q=15</m:t>
        </m:r>
      </m:oMath>
    </w:p>
    <w:p w14:paraId="78680B28" w14:textId="3BC78AEF" w:rsidR="005831AF" w:rsidRDefault="00E15A02" w:rsidP="00CD19B0">
      <w:pPr>
        <w:pStyle w:val="ListParagraph"/>
        <w:numPr>
          <w:ilvl w:val="0"/>
          <w:numId w:val="7"/>
        </w:numPr>
        <w:rPr>
          <w:rFonts w:asciiTheme="minorHAnsi" w:hAnsiTheme="minorHAnsi" w:cstheme="minorHAnsi"/>
          <w:sz w:val="24"/>
          <w:szCs w:val="24"/>
        </w:rPr>
      </w:pPr>
      <w:r w:rsidRPr="00E15A02">
        <w:rPr>
          <w:rFonts w:asciiTheme="minorHAnsi" w:hAnsiTheme="minorHAnsi" w:cstheme="minorHAnsi"/>
          <w:sz w:val="24"/>
          <w:szCs w:val="24"/>
        </w:rPr>
        <w:t xml:space="preserve">See graph below </w:t>
      </w:r>
    </w:p>
    <w:p w14:paraId="7129B5A8" w14:textId="28AF1F97" w:rsidR="00793934" w:rsidRDefault="00793934" w:rsidP="00CD19B0">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The producer surplus is given by the area</w:t>
      </w:r>
      <w:r w:rsidR="00D214A9">
        <w:rPr>
          <w:rFonts w:asciiTheme="minorHAnsi" w:hAnsiTheme="minorHAnsi" w:cstheme="minorHAnsi"/>
          <w:sz w:val="24"/>
          <w:szCs w:val="24"/>
        </w:rPr>
        <w:t xml:space="preserve"> between the </w:t>
      </w:r>
      <w:r w:rsidR="00777654">
        <w:rPr>
          <w:rFonts w:asciiTheme="minorHAnsi" w:hAnsiTheme="minorHAnsi" w:cstheme="minorHAnsi"/>
          <w:sz w:val="24"/>
          <w:szCs w:val="24"/>
        </w:rPr>
        <w:t xml:space="preserve">supply curve </w:t>
      </w:r>
      <w:r w:rsidR="00D336D7">
        <w:rPr>
          <w:rFonts w:asciiTheme="minorHAnsi" w:hAnsiTheme="minorHAnsi" w:cstheme="minorHAnsi"/>
          <w:sz w:val="24"/>
          <w:szCs w:val="24"/>
        </w:rPr>
        <w:t xml:space="preserve">and the equilibrium price. </w:t>
      </w:r>
    </w:p>
    <w:p w14:paraId="7A732EE4" w14:textId="36F8BA26" w:rsidR="005E349A" w:rsidRPr="002B3A3A" w:rsidRDefault="00141C90" w:rsidP="002B3A3A">
      <w:pPr>
        <w:ind w:left="1800"/>
        <w:rPr>
          <w:rFonts w:cstheme="minorHAnsi"/>
          <w:sz w:val="24"/>
          <w:szCs w:val="24"/>
        </w:rPr>
      </w:pPr>
      <w:r>
        <w:rPr>
          <w:rFonts w:cstheme="minorHAnsi"/>
          <w:sz w:val="24"/>
          <w:szCs w:val="24"/>
        </w:rPr>
        <w:t>Producer</w:t>
      </w:r>
      <w:r w:rsidR="005E349A" w:rsidRPr="002B3A3A">
        <w:rPr>
          <w:rFonts w:cstheme="minorHAnsi"/>
          <w:sz w:val="24"/>
          <w:szCs w:val="24"/>
        </w:rPr>
        <w:t xml:space="preserve"> Surplus </w:t>
      </w:r>
      <w:r w:rsidR="00432E3C">
        <w:rPr>
          <w:rFonts w:cstheme="minorHAnsi"/>
          <w:sz w:val="24"/>
          <w:szCs w:val="24"/>
        </w:rPr>
        <w:t xml:space="preserve">(PS) </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5-0</m:t>
                    </m:r>
                  </m:e>
                </m:d>
                <m:r>
                  <w:rPr>
                    <w:rFonts w:ascii="Cambria Math" w:hAnsi="Cambria Math" w:cstheme="minorHAnsi"/>
                    <w:sz w:val="24"/>
                    <w:szCs w:val="24"/>
                    <w:lang w:val="it-IT"/>
                  </w:rPr>
                  <m:t>*(15-0)</m:t>
                </m:r>
              </m:e>
            </m:d>
          </m:num>
          <m:den>
            <m:r>
              <w:rPr>
                <w:rFonts w:ascii="Cambria Math" w:hAnsi="Cambria Math" w:cstheme="minorHAnsi"/>
                <w:sz w:val="24"/>
                <w:szCs w:val="24"/>
                <w:lang w:val="it-IT"/>
              </w:rPr>
              <m:t>2</m:t>
            </m:r>
          </m:den>
        </m:f>
        <m:r>
          <w:rPr>
            <w:rFonts w:ascii="Cambria Math" w:hAnsi="Cambria Math" w:cstheme="minorHAnsi"/>
            <w:sz w:val="24"/>
            <w:szCs w:val="24"/>
            <w:lang w:val="it-IT"/>
          </w:rPr>
          <m:t>=$37.5</m:t>
        </m:r>
      </m:oMath>
    </w:p>
    <w:p w14:paraId="3470A630" w14:textId="48FBD675" w:rsidR="002B3A3A" w:rsidRDefault="002B3A3A" w:rsidP="002B3A3A">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 xml:space="preserve">The </w:t>
      </w:r>
      <w:r w:rsidR="00DE4D67">
        <w:rPr>
          <w:rFonts w:asciiTheme="minorHAnsi" w:hAnsiTheme="minorHAnsi" w:cstheme="minorHAnsi"/>
          <w:sz w:val="24"/>
          <w:szCs w:val="24"/>
        </w:rPr>
        <w:t>consumer</w:t>
      </w:r>
      <w:r>
        <w:rPr>
          <w:rFonts w:asciiTheme="minorHAnsi" w:hAnsiTheme="minorHAnsi" w:cstheme="minorHAnsi"/>
          <w:sz w:val="24"/>
          <w:szCs w:val="24"/>
        </w:rPr>
        <w:t xml:space="preserve"> surplus is given by the area between the </w:t>
      </w:r>
      <w:r w:rsidR="00DE4D67">
        <w:rPr>
          <w:rFonts w:asciiTheme="minorHAnsi" w:hAnsiTheme="minorHAnsi" w:cstheme="minorHAnsi"/>
          <w:sz w:val="24"/>
          <w:szCs w:val="24"/>
        </w:rPr>
        <w:t>demand</w:t>
      </w:r>
      <w:r>
        <w:rPr>
          <w:rFonts w:asciiTheme="minorHAnsi" w:hAnsiTheme="minorHAnsi" w:cstheme="minorHAnsi"/>
          <w:sz w:val="24"/>
          <w:szCs w:val="24"/>
        </w:rPr>
        <w:t xml:space="preserve"> curve and the equilibrium price. </w:t>
      </w:r>
    </w:p>
    <w:p w14:paraId="60A440A0" w14:textId="6E18F957" w:rsidR="005E349A" w:rsidRDefault="00141C90" w:rsidP="002B3A3A">
      <w:pPr>
        <w:ind w:left="1800"/>
        <w:rPr>
          <w:rFonts w:eastAsiaTheme="minorEastAsia" w:cstheme="minorHAnsi"/>
          <w:iCs/>
          <w:sz w:val="24"/>
          <w:szCs w:val="24"/>
          <w:lang w:val="it-IT"/>
        </w:rPr>
      </w:pPr>
      <w:r>
        <w:rPr>
          <w:rFonts w:cstheme="minorHAnsi"/>
          <w:sz w:val="24"/>
          <w:szCs w:val="24"/>
        </w:rPr>
        <w:t>Consumer</w:t>
      </w:r>
      <w:r w:rsidR="005E349A" w:rsidRPr="002B3A3A">
        <w:rPr>
          <w:rFonts w:cstheme="minorHAnsi"/>
          <w:sz w:val="24"/>
          <w:szCs w:val="24"/>
        </w:rPr>
        <w:t xml:space="preserve"> Surplus</w:t>
      </w:r>
      <w:r w:rsidR="00432E3C">
        <w:rPr>
          <w:rFonts w:cstheme="minorHAnsi"/>
          <w:sz w:val="24"/>
          <w:szCs w:val="24"/>
        </w:rPr>
        <w:t xml:space="preserve"> (CS) </w:t>
      </w:r>
      <w:r w:rsidR="002B3A3A" w:rsidRPr="002B3A3A">
        <w:rPr>
          <w:rFonts w:cstheme="minorHAnsi"/>
          <w:sz w:val="24"/>
          <w:szCs w:val="24"/>
        </w:rPr>
        <w:t xml:space="preserve"> </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12.5 -5</m:t>
                    </m:r>
                  </m:e>
                </m:d>
                <m:r>
                  <w:rPr>
                    <w:rFonts w:ascii="Cambria Math" w:hAnsi="Cambria Math" w:cstheme="minorHAnsi"/>
                    <w:sz w:val="24"/>
                    <w:szCs w:val="24"/>
                    <w:lang w:val="it-IT"/>
                  </w:rPr>
                  <m:t>*(15-0)</m:t>
                </m:r>
              </m:e>
            </m:d>
          </m:num>
          <m:den>
            <m:r>
              <w:rPr>
                <w:rFonts w:ascii="Cambria Math" w:hAnsi="Cambria Math" w:cstheme="minorHAnsi"/>
                <w:sz w:val="24"/>
                <w:szCs w:val="24"/>
                <w:lang w:val="it-IT"/>
              </w:rPr>
              <m:t>2</m:t>
            </m:r>
          </m:den>
        </m:f>
        <m:r>
          <w:rPr>
            <w:rFonts w:ascii="Cambria Math" w:hAnsi="Cambria Math" w:cstheme="minorHAnsi"/>
            <w:sz w:val="24"/>
            <w:szCs w:val="24"/>
            <w:lang w:val="it-IT"/>
          </w:rPr>
          <m:t>=$56.25</m:t>
        </m:r>
      </m:oMath>
    </w:p>
    <w:p w14:paraId="5611A8AD" w14:textId="64CE46E8" w:rsidR="000A748D" w:rsidRPr="000A748D" w:rsidRDefault="000A748D" w:rsidP="000A748D">
      <w:pPr>
        <w:pStyle w:val="ListParagraph"/>
        <w:numPr>
          <w:ilvl w:val="0"/>
          <w:numId w:val="7"/>
        </w:numPr>
        <w:rPr>
          <w:rFonts w:cstheme="minorHAnsi"/>
          <w:sz w:val="24"/>
          <w:szCs w:val="24"/>
        </w:rPr>
      </w:pPr>
      <w:r>
        <w:rPr>
          <w:rFonts w:cstheme="minorHAnsi"/>
          <w:sz w:val="24"/>
          <w:szCs w:val="24"/>
        </w:rPr>
        <w:t xml:space="preserve">In this case, social welfare is </w:t>
      </w:r>
      <w:r w:rsidR="00432E3C">
        <w:rPr>
          <w:rFonts w:cstheme="minorHAnsi"/>
          <w:sz w:val="24"/>
          <w:szCs w:val="24"/>
        </w:rPr>
        <w:t xml:space="preserve">the sum of producer surplus and consumer surplus. </w:t>
      </w:r>
      <m:oMath>
        <m:r>
          <w:rPr>
            <w:rFonts w:ascii="Cambria Math" w:hAnsi="Cambria Math" w:cstheme="minorHAnsi"/>
            <w:sz w:val="24"/>
            <w:szCs w:val="24"/>
          </w:rPr>
          <m:t xml:space="preserve">CS+PS= $37.5+ $56.25=$93.75 </m:t>
        </m:r>
      </m:oMath>
    </w:p>
    <w:p w14:paraId="311958CE" w14:textId="77777777" w:rsidR="005E349A" w:rsidRPr="005E349A" w:rsidRDefault="005E349A" w:rsidP="002B3A3A">
      <w:pPr>
        <w:pStyle w:val="ListParagraph"/>
        <w:ind w:left="1440"/>
        <w:rPr>
          <w:rFonts w:cstheme="minorHAnsi"/>
          <w:sz w:val="24"/>
          <w:szCs w:val="24"/>
          <w:lang w:val="en-US"/>
        </w:rPr>
      </w:pPr>
    </w:p>
    <w:p w14:paraId="615BAC89" w14:textId="77777777" w:rsidR="005E349A" w:rsidRPr="00E15A02" w:rsidRDefault="005E349A" w:rsidP="005E349A">
      <w:pPr>
        <w:pStyle w:val="ListParagraph"/>
        <w:ind w:left="1440"/>
        <w:rPr>
          <w:rFonts w:asciiTheme="minorHAnsi" w:hAnsiTheme="minorHAnsi" w:cstheme="minorHAnsi"/>
          <w:sz w:val="24"/>
          <w:szCs w:val="24"/>
        </w:rPr>
      </w:pPr>
    </w:p>
    <w:p w14:paraId="38672A15" w14:textId="0777CBE7" w:rsidR="00E15A02" w:rsidRDefault="00E15A02" w:rsidP="00E15A02"/>
    <w:p w14:paraId="19D608FA" w14:textId="2FF5DD00" w:rsidR="00DE4D67" w:rsidRDefault="00DE4D67">
      <w:r>
        <w:br w:type="page"/>
      </w:r>
    </w:p>
    <w:p w14:paraId="062C095F" w14:textId="77777777" w:rsidR="00E15A02" w:rsidRDefault="00E15A02" w:rsidP="00E15A02"/>
    <w:p w14:paraId="38220A00" w14:textId="45E719F3" w:rsidR="00E15A02" w:rsidRDefault="005571D9" w:rsidP="00E15A02">
      <w:r>
        <w:rPr>
          <w:noProof/>
        </w:rPr>
        <mc:AlternateContent>
          <mc:Choice Requires="wps">
            <w:drawing>
              <wp:anchor distT="0" distB="0" distL="114300" distR="114300" simplePos="0" relativeHeight="251714560" behindDoc="0" locked="0" layoutInCell="1" allowOverlap="1" wp14:anchorId="17C20C8A" wp14:editId="293E26C1">
                <wp:simplePos x="0" y="0"/>
                <wp:positionH relativeFrom="column">
                  <wp:posOffset>578485</wp:posOffset>
                </wp:positionH>
                <wp:positionV relativeFrom="paragraph">
                  <wp:posOffset>254635</wp:posOffset>
                </wp:positionV>
                <wp:extent cx="1409700" cy="1260475"/>
                <wp:effectExtent l="0" t="0" r="0" b="0"/>
                <wp:wrapNone/>
                <wp:docPr id="51" name="Right Triangle 51"/>
                <wp:cNvGraphicFramePr/>
                <a:graphic xmlns:a="http://schemas.openxmlformats.org/drawingml/2006/main">
                  <a:graphicData uri="http://schemas.microsoft.com/office/word/2010/wordprocessingShape">
                    <wps:wsp>
                      <wps:cNvSpPr/>
                      <wps:spPr>
                        <a:xfrm>
                          <a:off x="0" y="0"/>
                          <a:ext cx="1409700" cy="1260475"/>
                        </a:xfrm>
                        <a:custGeom>
                          <a:avLst/>
                          <a:gdLst>
                            <a:gd name="connsiteX0" fmla="*/ 0 w 1409065"/>
                            <a:gd name="connsiteY0" fmla="*/ 1212850 h 1212850"/>
                            <a:gd name="connsiteX1" fmla="*/ 0 w 1409065"/>
                            <a:gd name="connsiteY1" fmla="*/ 0 h 1212850"/>
                            <a:gd name="connsiteX2" fmla="*/ 1409065 w 1409065"/>
                            <a:gd name="connsiteY2" fmla="*/ 1212850 h 1212850"/>
                            <a:gd name="connsiteX3" fmla="*/ 0 w 140906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370965"/>
                            <a:gd name="connsiteY0" fmla="*/ 1212850 h 1260475"/>
                            <a:gd name="connsiteX1" fmla="*/ 0 w 1370965"/>
                            <a:gd name="connsiteY1" fmla="*/ 0 h 1260475"/>
                            <a:gd name="connsiteX2" fmla="*/ 1370965 w 1370965"/>
                            <a:gd name="connsiteY2" fmla="*/ 1260475 h 1260475"/>
                            <a:gd name="connsiteX3" fmla="*/ 44450 w 1370965"/>
                            <a:gd name="connsiteY3" fmla="*/ 1212850 h 1260475"/>
                            <a:gd name="connsiteX0" fmla="*/ 44450 w 1409700"/>
                            <a:gd name="connsiteY0" fmla="*/ 1212850 h 1260475"/>
                            <a:gd name="connsiteX1" fmla="*/ 0 w 1409700"/>
                            <a:gd name="connsiteY1" fmla="*/ 0 h 1260475"/>
                            <a:gd name="connsiteX2" fmla="*/ 1409700 w 1409700"/>
                            <a:gd name="connsiteY2" fmla="*/ 1260475 h 1260475"/>
                            <a:gd name="connsiteX3" fmla="*/ 44450 w 1409700"/>
                            <a:gd name="connsiteY3" fmla="*/ 1212850 h 1260475"/>
                            <a:gd name="connsiteX0" fmla="*/ 57150 w 1409700"/>
                            <a:gd name="connsiteY0" fmla="*/ 1212850 h 1260475"/>
                            <a:gd name="connsiteX1" fmla="*/ 0 w 1409700"/>
                            <a:gd name="connsiteY1" fmla="*/ 0 h 1260475"/>
                            <a:gd name="connsiteX2" fmla="*/ 1409700 w 1409700"/>
                            <a:gd name="connsiteY2" fmla="*/ 1260475 h 1260475"/>
                            <a:gd name="connsiteX3" fmla="*/ 57150 w 1409700"/>
                            <a:gd name="connsiteY3" fmla="*/ 1212850 h 1260475"/>
                            <a:gd name="connsiteX0" fmla="*/ 43614 w 1409700"/>
                            <a:gd name="connsiteY0" fmla="*/ 1213021 h 1260475"/>
                            <a:gd name="connsiteX1" fmla="*/ 0 w 1409700"/>
                            <a:gd name="connsiteY1" fmla="*/ 0 h 1260475"/>
                            <a:gd name="connsiteX2" fmla="*/ 1409700 w 1409700"/>
                            <a:gd name="connsiteY2" fmla="*/ 1260475 h 1260475"/>
                            <a:gd name="connsiteX3" fmla="*/ 43614 w 1409700"/>
                            <a:gd name="connsiteY3" fmla="*/ 1213021 h 1260475"/>
                            <a:gd name="connsiteX0" fmla="*/ 45720 w 1409700"/>
                            <a:gd name="connsiteY0" fmla="*/ 1214120 h 1260475"/>
                            <a:gd name="connsiteX1" fmla="*/ 0 w 1409700"/>
                            <a:gd name="connsiteY1" fmla="*/ 0 h 1260475"/>
                            <a:gd name="connsiteX2" fmla="*/ 1409700 w 1409700"/>
                            <a:gd name="connsiteY2" fmla="*/ 1260475 h 1260475"/>
                            <a:gd name="connsiteX3" fmla="*/ 45720 w 1409700"/>
                            <a:gd name="connsiteY3" fmla="*/ 1214120 h 1260475"/>
                          </a:gdLst>
                          <a:ahLst/>
                          <a:cxnLst>
                            <a:cxn ang="0">
                              <a:pos x="connsiteX0" y="connsiteY0"/>
                            </a:cxn>
                            <a:cxn ang="0">
                              <a:pos x="connsiteX1" y="connsiteY1"/>
                            </a:cxn>
                            <a:cxn ang="0">
                              <a:pos x="connsiteX2" y="connsiteY2"/>
                            </a:cxn>
                            <a:cxn ang="0">
                              <a:pos x="connsiteX3" y="connsiteY3"/>
                            </a:cxn>
                          </a:cxnLst>
                          <a:rect l="l" t="t" r="r" b="b"/>
                          <a:pathLst>
                            <a:path w="1409700" h="1260475">
                              <a:moveTo>
                                <a:pt x="45720" y="1214120"/>
                              </a:moveTo>
                              <a:cubicBezTo>
                                <a:pt x="26670" y="809837"/>
                                <a:pt x="19050" y="404283"/>
                                <a:pt x="0" y="0"/>
                              </a:cubicBezTo>
                              <a:cubicBezTo>
                                <a:pt x="465455" y="429683"/>
                                <a:pt x="925195" y="856192"/>
                                <a:pt x="1409700" y="1260475"/>
                              </a:cubicBezTo>
                              <a:lnTo>
                                <a:pt x="45720" y="1214120"/>
                              </a:lnTo>
                              <a:close/>
                            </a:path>
                          </a:pathLst>
                        </a:custGeom>
                        <a:solidFill>
                          <a:schemeClr val="accent1">
                            <a:lumMod val="60000"/>
                            <a:lumOff val="40000"/>
                            <a:alpha val="61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C8E58A" w14:textId="77777777" w:rsidR="002750B2" w:rsidRDefault="002750B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20C8A" id="Right Triangle 51" o:spid="_x0000_s1036" style="position:absolute;margin-left:45.55pt;margin-top:20.05pt;width:111pt;height:99.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09700,1260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" adj="-11796480,,5400" path="m45720,1214120c26670,809837,19050,404283,,,465455,429683,925195,856192,1409700,1260475l45720,1214120xe" fillcolor="#8eaadb [1940]" stroked="f" strokeweight="1pt">
                <v:fill opacity="40092f"/>
                <v:stroke joinstyle="miter"/>
                <v:formulas/>
                <v:path arrowok="t" o:connecttype="custom" o:connectlocs="45720,1214120;0,0;1409700,1260475;45720,1214120" o:connectangles="0,0,0,0" textboxrect="0,0,1409700,1260475"/>
                <v:textbox>
                  <w:txbxContent>
                    <w:p w14:paraId="43C8E58A" w14:textId="77777777" w:rsidR="002750B2" w:rsidRDefault="002750B2"/>
                  </w:txbxContent>
                </v:textbox>
              </v:shape>
            </w:pict>
          </mc:Fallback>
        </mc:AlternateContent>
      </w:r>
      <w:r w:rsidR="009A39CE">
        <w:rPr>
          <w:noProof/>
        </w:rPr>
        <mc:AlternateContent>
          <mc:Choice Requires="wps">
            <w:drawing>
              <wp:anchor distT="0" distB="0" distL="114300" distR="114300" simplePos="0" relativeHeight="251717632" behindDoc="0" locked="0" layoutInCell="1" allowOverlap="1" wp14:anchorId="37298CDC" wp14:editId="71C03389">
                <wp:simplePos x="0" y="0"/>
                <wp:positionH relativeFrom="column">
                  <wp:posOffset>280670</wp:posOffset>
                </wp:positionH>
                <wp:positionV relativeFrom="paragraph">
                  <wp:posOffset>2869565</wp:posOffset>
                </wp:positionV>
                <wp:extent cx="1314450" cy="277495"/>
                <wp:effectExtent l="0" t="0" r="19050" b="27305"/>
                <wp:wrapNone/>
                <wp:docPr id="53" name="Text Box 53"/>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2EC274D2" w14:textId="146FDD0C" w:rsidR="002750B2" w:rsidRPr="009A39CE" w:rsidRDefault="002750B2" w:rsidP="009A39CE">
                            <w:pPr>
                              <w:rPr>
                                <w:lang w:val="it-IT"/>
                              </w:rPr>
                            </w:pPr>
                            <w:r>
                              <w:rPr>
                                <w:lang w:val="it-IT"/>
                              </w:rPr>
                              <w:t xml:space="preserve">Producers </w:t>
                            </w:r>
                            <w:r>
                              <w:rPr>
                                <w:lang w:val="it-IT"/>
                              </w:rPr>
                              <w:t>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98CDC" id="Text Box 53" o:spid="_x0000_s1037" type="#_x0000_t202" style="position:absolute;margin-left:22.1pt;margin-top:225.95pt;width:103.5pt;height:21.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" fillcolor="white [3201]" strokeweight=".5pt">
                <v:textbox>
                  <w:txbxContent>
                    <w:p w14:paraId="2EC274D2" w14:textId="146FDD0C" w:rsidR="002750B2" w:rsidRPr="009A39CE" w:rsidRDefault="002750B2" w:rsidP="009A39CE">
                      <w:pPr>
                        <w:rPr>
                          <w:lang w:val="it-IT"/>
                        </w:rPr>
                      </w:pPr>
                      <w:r>
                        <w:rPr>
                          <w:lang w:val="it-IT"/>
                        </w:rPr>
                        <w:t xml:space="preserve">Producers </w:t>
                      </w:r>
                      <w:r>
                        <w:rPr>
                          <w:lang w:val="it-IT"/>
                        </w:rPr>
                        <w:t>Surplus</w:t>
                      </w:r>
                    </w:p>
                  </w:txbxContent>
                </v:textbox>
              </v:shape>
            </w:pict>
          </mc:Fallback>
        </mc:AlternateContent>
      </w:r>
      <w:r w:rsidR="009A39CE">
        <w:rPr>
          <w:noProof/>
        </w:rPr>
        <mc:AlternateContent>
          <mc:Choice Requires="wps">
            <w:drawing>
              <wp:anchor distT="0" distB="0" distL="114300" distR="114300" simplePos="0" relativeHeight="251715584" behindDoc="0" locked="0" layoutInCell="1" allowOverlap="1" wp14:anchorId="25EB6385" wp14:editId="36F10D23">
                <wp:simplePos x="0" y="0"/>
                <wp:positionH relativeFrom="column">
                  <wp:posOffset>1011555</wp:posOffset>
                </wp:positionH>
                <wp:positionV relativeFrom="paragraph">
                  <wp:posOffset>313054</wp:posOffset>
                </wp:positionV>
                <wp:extent cx="1314450" cy="277495"/>
                <wp:effectExtent l="0" t="0" r="19050" b="27305"/>
                <wp:wrapNone/>
                <wp:docPr id="52" name="Text Box 52"/>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01C01B1C" w14:textId="5DE05AFF" w:rsidR="002750B2" w:rsidRPr="009A39CE" w:rsidRDefault="002750B2">
                            <w:pPr>
                              <w:rPr>
                                <w:lang w:val="it-IT"/>
                              </w:rPr>
                            </w:pPr>
                            <w:r>
                              <w:rPr>
                                <w:lang w:val="it-IT"/>
                              </w:rPr>
                              <w:t xml:space="preserve">Consumers </w:t>
                            </w:r>
                            <w:r>
                              <w:rPr>
                                <w:lang w:val="it-IT"/>
                              </w:rPr>
                              <w:t>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B6385" id="Text Box 52" o:spid="_x0000_s1038" type="#_x0000_t202" style="position:absolute;margin-left:79.65pt;margin-top:24.65pt;width:103.5pt;height:21.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" fillcolor="white [3201]" strokeweight=".5pt">
                <v:textbox>
                  <w:txbxContent>
                    <w:p w14:paraId="01C01B1C" w14:textId="5DE05AFF" w:rsidR="002750B2" w:rsidRPr="009A39CE" w:rsidRDefault="002750B2">
                      <w:pPr>
                        <w:rPr>
                          <w:lang w:val="it-IT"/>
                        </w:rPr>
                      </w:pPr>
                      <w:r>
                        <w:rPr>
                          <w:lang w:val="it-IT"/>
                        </w:rPr>
                        <w:t xml:space="preserve">Consumers </w:t>
                      </w:r>
                      <w:r>
                        <w:rPr>
                          <w:lang w:val="it-IT"/>
                        </w:rPr>
                        <w:t>Surplus</w:t>
                      </w:r>
                    </w:p>
                  </w:txbxContent>
                </v:textbox>
              </v:shape>
            </w:pict>
          </mc:Fallback>
        </mc:AlternateContent>
      </w:r>
      <w:r w:rsidR="00DC1335">
        <w:rPr>
          <w:noProof/>
        </w:rPr>
        <mc:AlternateContent>
          <mc:Choice Requires="wps">
            <w:drawing>
              <wp:anchor distT="0" distB="0" distL="114300" distR="114300" simplePos="0" relativeHeight="251706368" behindDoc="0" locked="0" layoutInCell="1" allowOverlap="1" wp14:anchorId="23F9FC4C" wp14:editId="55627837">
                <wp:simplePos x="0" y="0"/>
                <wp:positionH relativeFrom="column">
                  <wp:posOffset>579755</wp:posOffset>
                </wp:positionH>
                <wp:positionV relativeFrom="paragraph">
                  <wp:posOffset>255905</wp:posOffset>
                </wp:positionV>
                <wp:extent cx="2698750" cy="2388235"/>
                <wp:effectExtent l="0" t="0" r="63500" b="50165"/>
                <wp:wrapNone/>
                <wp:docPr id="43" name="Straight Arrow Connector 43"/>
                <wp:cNvGraphicFramePr/>
                <a:graphic xmlns:a="http://schemas.openxmlformats.org/drawingml/2006/main">
                  <a:graphicData uri="http://schemas.microsoft.com/office/word/2010/wordprocessingShape">
                    <wps:wsp>
                      <wps:cNvCnPr/>
                      <wps:spPr>
                        <a:xfrm>
                          <a:off x="0" y="0"/>
                          <a:ext cx="2698750" cy="23882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111AC1" id="Straight Arrow Connector 43" o:spid="_x0000_s1026" type="#_x0000_t32" style="position:absolute;margin-left:45.65pt;margin-top:20.15pt;width:212.5pt;height:188.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" strokecolor="#4472c4 [3204]" strokeweight=".5pt">
                <v:stroke endarrow="block" joinstyle="miter"/>
              </v:shape>
            </w:pict>
          </mc:Fallback>
        </mc:AlternateContent>
      </w:r>
      <w:r w:rsidR="004775FD">
        <w:rPr>
          <w:noProof/>
        </w:rPr>
        <mc:AlternateContent>
          <mc:Choice Requires="wps">
            <w:drawing>
              <wp:anchor distT="0" distB="0" distL="114300" distR="114300" simplePos="0" relativeHeight="251713536" behindDoc="0" locked="0" layoutInCell="1" allowOverlap="1" wp14:anchorId="528484AA" wp14:editId="461B3A62">
                <wp:simplePos x="0" y="0"/>
                <wp:positionH relativeFrom="column">
                  <wp:posOffset>3130321</wp:posOffset>
                </wp:positionH>
                <wp:positionV relativeFrom="paragraph">
                  <wp:posOffset>2080768</wp:posOffset>
                </wp:positionV>
                <wp:extent cx="680313" cy="307238"/>
                <wp:effectExtent l="0" t="0" r="24765" b="17145"/>
                <wp:wrapNone/>
                <wp:docPr id="47" name="Text Box 47"/>
                <wp:cNvGraphicFramePr/>
                <a:graphic xmlns:a="http://schemas.openxmlformats.org/drawingml/2006/main">
                  <a:graphicData uri="http://schemas.microsoft.com/office/word/2010/wordprocessingShape">
                    <wps:wsp>
                      <wps:cNvSpPr txBox="1"/>
                      <wps:spPr>
                        <a:xfrm>
                          <a:off x="0" y="0"/>
                          <a:ext cx="680313" cy="30723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46079C4" w14:textId="1BD3CD3C" w:rsidR="002750B2" w:rsidRPr="00296281" w:rsidRDefault="002750B2" w:rsidP="00F60B2C">
                            <w:r w:rsidRPr="00296281">
                              <w:t>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484AA" id="Text Box 47" o:spid="_x0000_s1039" type="#_x0000_t202" style="position:absolute;margin-left:246.5pt;margin-top:163.85pt;width:53.55pt;height:24.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" fillcolor="white [3201]" strokecolor="#ed7d31 [3205]" strokeweight="1pt">
                <v:textbox>
                  <w:txbxContent>
                    <w:p w14:paraId="046079C4" w14:textId="1BD3CD3C" w:rsidR="002750B2" w:rsidRPr="00296281" w:rsidRDefault="002750B2" w:rsidP="00F60B2C">
                      <w:r w:rsidRPr="00296281">
                        <w:t>Demand</w:t>
                      </w:r>
                    </w:p>
                  </w:txbxContent>
                </v:textbox>
              </v:shape>
            </w:pict>
          </mc:Fallback>
        </mc:AlternateContent>
      </w:r>
      <w:r w:rsidR="004775FD">
        <w:rPr>
          <w:noProof/>
        </w:rPr>
        <mc:AlternateContent>
          <mc:Choice Requires="wps">
            <w:drawing>
              <wp:anchor distT="0" distB="0" distL="114300" distR="114300" simplePos="0" relativeHeight="251711488" behindDoc="0" locked="0" layoutInCell="1" allowOverlap="1" wp14:anchorId="082A74DC" wp14:editId="4EAED403">
                <wp:simplePos x="0" y="0"/>
                <wp:positionH relativeFrom="column">
                  <wp:posOffset>3188843</wp:posOffset>
                </wp:positionH>
                <wp:positionV relativeFrom="paragraph">
                  <wp:posOffset>631546</wp:posOffset>
                </wp:positionV>
                <wp:extent cx="606628" cy="365760"/>
                <wp:effectExtent l="0" t="0" r="22225" b="15240"/>
                <wp:wrapNone/>
                <wp:docPr id="46" name="Text Box 46"/>
                <wp:cNvGraphicFramePr/>
                <a:graphic xmlns:a="http://schemas.openxmlformats.org/drawingml/2006/main">
                  <a:graphicData uri="http://schemas.microsoft.com/office/word/2010/wordprocessingShape">
                    <wps:wsp>
                      <wps:cNvSpPr txBox="1"/>
                      <wps:spPr>
                        <a:xfrm>
                          <a:off x="0" y="0"/>
                          <a:ext cx="606628" cy="36576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EE8EF69" w14:textId="6283A8AA" w:rsidR="002750B2" w:rsidRPr="00F60B2C" w:rsidRDefault="002750B2">
                            <w:pPr>
                              <w:rPr>
                                <w:lang w:val="nb-NO"/>
                              </w:rPr>
                            </w:pPr>
                            <w:r>
                              <w:rPr>
                                <w:lang w:val="nb-NO"/>
                              </w:rPr>
                              <w:t>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A74DC" id="Text Box 46" o:spid="_x0000_s1040" type="#_x0000_t202" style="position:absolute;margin-left:251.1pt;margin-top:49.75pt;width:47.75pt;height:28.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" fillcolor="white [3201]" strokecolor="#ed7d31 [3205]" strokeweight="1pt">
                <v:textbox>
                  <w:txbxContent>
                    <w:p w14:paraId="0EE8EF69" w14:textId="6283A8AA" w:rsidR="002750B2" w:rsidRPr="00F60B2C" w:rsidRDefault="002750B2">
                      <w:pPr>
                        <w:rPr>
                          <w:lang w:val="nb-NO"/>
                        </w:rPr>
                      </w:pPr>
                      <w:r>
                        <w:rPr>
                          <w:lang w:val="nb-NO"/>
                        </w:rPr>
                        <w:t>Supply</w:t>
                      </w:r>
                    </w:p>
                  </w:txbxContent>
                </v:textbox>
              </v:shape>
            </w:pict>
          </mc:Fallback>
        </mc:AlternateContent>
      </w:r>
      <w:r w:rsidR="00A33023" w:rsidRPr="00E15A02">
        <w:rPr>
          <w:noProof/>
        </w:rPr>
        <mc:AlternateContent>
          <mc:Choice Requires="wps">
            <w:drawing>
              <wp:anchor distT="0" distB="0" distL="114300" distR="114300" simplePos="0" relativeHeight="251695104" behindDoc="0" locked="0" layoutInCell="1" allowOverlap="1" wp14:anchorId="1AA3DC58" wp14:editId="2538D759">
                <wp:simplePos x="0" y="0"/>
                <wp:positionH relativeFrom="column">
                  <wp:posOffset>87630</wp:posOffset>
                </wp:positionH>
                <wp:positionV relativeFrom="paragraph">
                  <wp:posOffset>312267</wp:posOffset>
                </wp:positionV>
                <wp:extent cx="438353" cy="277495"/>
                <wp:effectExtent l="0" t="0" r="19050" b="27305"/>
                <wp:wrapNone/>
                <wp:docPr id="31" name="Text Box 31"/>
                <wp:cNvGraphicFramePr/>
                <a:graphic xmlns:a="http://schemas.openxmlformats.org/drawingml/2006/main">
                  <a:graphicData uri="http://schemas.microsoft.com/office/word/2010/wordprocessingShape">
                    <wps:wsp>
                      <wps:cNvSpPr txBox="1"/>
                      <wps:spPr>
                        <a:xfrm>
                          <a:off x="0" y="0"/>
                          <a:ext cx="438353" cy="277495"/>
                        </a:xfrm>
                        <a:prstGeom prst="rect">
                          <a:avLst/>
                        </a:prstGeom>
                        <a:solidFill>
                          <a:schemeClr val="lt1"/>
                        </a:solidFill>
                        <a:ln w="6350">
                          <a:solidFill>
                            <a:prstClr val="black"/>
                          </a:solidFill>
                        </a:ln>
                      </wps:spPr>
                      <wps:txbx>
                        <w:txbxContent>
                          <w:p w14:paraId="6001B12C" w14:textId="4AF2AD5B" w:rsidR="002750B2" w:rsidRPr="00D21236" w:rsidRDefault="002750B2" w:rsidP="00E15A02">
                            <w:pPr>
                              <w:jc w:val="center"/>
                              <w:rPr>
                                <w:lang w:val="nb-NO"/>
                              </w:rPr>
                            </w:pPr>
                            <w:r>
                              <w:rPr>
                                <w:lang w:val="nb-NO"/>
                              </w:rPr>
                              <w:t>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3DC58" id="Text Box 31" o:spid="_x0000_s1041" type="#_x0000_t202" style="position:absolute;margin-left:6.9pt;margin-top:24.6pt;width:34.5pt;height:21.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" fillcolor="white [3201]" strokeweight=".5pt">
                <v:textbox>
                  <w:txbxContent>
                    <w:p w14:paraId="6001B12C" w14:textId="4AF2AD5B" w:rsidR="002750B2" w:rsidRPr="00D21236" w:rsidRDefault="002750B2" w:rsidP="00E15A02">
                      <w:pPr>
                        <w:jc w:val="center"/>
                        <w:rPr>
                          <w:lang w:val="nb-NO"/>
                        </w:rPr>
                      </w:pPr>
                      <w:r>
                        <w:rPr>
                          <w:lang w:val="nb-NO"/>
                        </w:rPr>
                        <w:t>12.5</w:t>
                      </w:r>
                    </w:p>
                  </w:txbxContent>
                </v:textbox>
              </v:shape>
            </w:pict>
          </mc:Fallback>
        </mc:AlternateContent>
      </w:r>
      <w:r w:rsidR="005942F4" w:rsidRPr="00E15A02">
        <w:rPr>
          <w:noProof/>
        </w:rPr>
        <mc:AlternateContent>
          <mc:Choice Requires="wps">
            <w:drawing>
              <wp:anchor distT="0" distB="0" distL="114300" distR="114300" simplePos="0" relativeHeight="251702272" behindDoc="0" locked="0" layoutInCell="1" allowOverlap="1" wp14:anchorId="43D032D9" wp14:editId="283B42DC">
                <wp:simplePos x="0" y="0"/>
                <wp:positionH relativeFrom="column">
                  <wp:posOffset>3128340</wp:posOffset>
                </wp:positionH>
                <wp:positionV relativeFrom="paragraph">
                  <wp:posOffset>2829890</wp:posOffset>
                </wp:positionV>
                <wp:extent cx="373075" cy="277978"/>
                <wp:effectExtent l="0" t="0" r="27305" b="27305"/>
                <wp:wrapNone/>
                <wp:docPr id="38" name="Text Box 38"/>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0E49D2AA" w14:textId="0DF59A6F" w:rsidR="002750B2" w:rsidRPr="00D21236" w:rsidRDefault="002750B2" w:rsidP="00E15A02">
                            <w:pPr>
                              <w:jc w:val="center"/>
                              <w:rPr>
                                <w:lang w:val="nb-NO"/>
                              </w:rPr>
                            </w:pPr>
                            <w:r>
                              <w:rPr>
                                <w:lang w:val="nb-NO"/>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032D9" id="Text Box 38" o:spid="_x0000_s1042" type="#_x0000_t202" style="position:absolute;margin-left:246.35pt;margin-top:222.85pt;width:29.4pt;height:21.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" fillcolor="white [3201]" strokeweight=".5pt">
                <v:textbox>
                  <w:txbxContent>
                    <w:p w14:paraId="0E49D2AA" w14:textId="0DF59A6F" w:rsidR="002750B2" w:rsidRPr="00D21236" w:rsidRDefault="002750B2" w:rsidP="00E15A02">
                      <w:pPr>
                        <w:jc w:val="center"/>
                        <w:rPr>
                          <w:lang w:val="nb-NO"/>
                        </w:rPr>
                      </w:pPr>
                      <w:r>
                        <w:rPr>
                          <w:lang w:val="nb-NO"/>
                        </w:rPr>
                        <w:t>25</w:t>
                      </w:r>
                    </w:p>
                  </w:txbxContent>
                </v:textbox>
              </v:shape>
            </w:pict>
          </mc:Fallback>
        </mc:AlternateContent>
      </w:r>
      <w:r w:rsidR="005942F4" w:rsidRPr="00E15A02">
        <w:rPr>
          <w:noProof/>
        </w:rPr>
        <mc:AlternateContent>
          <mc:Choice Requires="wps">
            <w:drawing>
              <wp:anchor distT="0" distB="0" distL="114300" distR="114300" simplePos="0" relativeHeight="251698176" behindDoc="0" locked="0" layoutInCell="1" allowOverlap="1" wp14:anchorId="3F60F597" wp14:editId="0F0DEE60">
                <wp:simplePos x="0" y="0"/>
                <wp:positionH relativeFrom="column">
                  <wp:posOffset>1857146</wp:posOffset>
                </wp:positionH>
                <wp:positionV relativeFrom="paragraph">
                  <wp:posOffset>2819121</wp:posOffset>
                </wp:positionV>
                <wp:extent cx="373075" cy="277978"/>
                <wp:effectExtent l="0" t="0" r="27305" b="27305"/>
                <wp:wrapNone/>
                <wp:docPr id="34" name="Text Box 34"/>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139D2E71" w14:textId="77777777" w:rsidR="002750B2" w:rsidRPr="00D21236" w:rsidRDefault="002750B2" w:rsidP="00E15A02">
                            <w:pPr>
                              <w:jc w:val="center"/>
                              <w:rPr>
                                <w:lang w:val="nb-NO"/>
                              </w:rPr>
                            </w:pPr>
                            <w:r>
                              <w:rPr>
                                <w:lang w:val="nb-NO"/>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0F597" id="Text Box 34" o:spid="_x0000_s1043" type="#_x0000_t202" style="position:absolute;margin-left:146.25pt;margin-top:222pt;width:29.4pt;height:21.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" fillcolor="white [3201]" strokeweight=".5pt">
                <v:textbox>
                  <w:txbxContent>
                    <w:p w14:paraId="139D2E71" w14:textId="77777777" w:rsidR="002750B2" w:rsidRPr="00D21236" w:rsidRDefault="002750B2" w:rsidP="00E15A02">
                      <w:pPr>
                        <w:jc w:val="center"/>
                        <w:rPr>
                          <w:lang w:val="nb-NO"/>
                        </w:rPr>
                      </w:pPr>
                      <w:r>
                        <w:rPr>
                          <w:lang w:val="nb-NO"/>
                        </w:rPr>
                        <w:t>15</w:t>
                      </w:r>
                    </w:p>
                  </w:txbxContent>
                </v:textbox>
              </v:shape>
            </w:pict>
          </mc:Fallback>
        </mc:AlternateContent>
      </w:r>
      <w:r w:rsidR="005942F4" w:rsidRPr="00E15A02">
        <w:rPr>
          <w:noProof/>
        </w:rPr>
        <mc:AlternateContent>
          <mc:Choice Requires="wps">
            <w:drawing>
              <wp:anchor distT="0" distB="0" distL="114300" distR="114300" simplePos="0" relativeHeight="251699200" behindDoc="0" locked="0" layoutInCell="1" allowOverlap="1" wp14:anchorId="5B1D3062" wp14:editId="13E4D7FA">
                <wp:simplePos x="0" y="0"/>
                <wp:positionH relativeFrom="column">
                  <wp:posOffset>838</wp:posOffset>
                </wp:positionH>
                <wp:positionV relativeFrom="paragraph">
                  <wp:posOffset>1300582</wp:posOffset>
                </wp:positionV>
                <wp:extent cx="373075" cy="277978"/>
                <wp:effectExtent l="0" t="0" r="27305" b="27305"/>
                <wp:wrapNone/>
                <wp:docPr id="35" name="Text Box 35"/>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1CC9164E" w14:textId="7CE3E3C8" w:rsidR="002750B2" w:rsidRPr="00D21236" w:rsidRDefault="002750B2" w:rsidP="00E15A02">
                            <w:pPr>
                              <w:jc w:val="center"/>
                              <w:rPr>
                                <w:lang w:val="nb-NO"/>
                              </w:rPr>
                            </w:pPr>
                            <w:r>
                              <w:rPr>
                                <w:lang w:val="nb-NO"/>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D3062" id="Text Box 35" o:spid="_x0000_s1044" type="#_x0000_t202" style="position:absolute;margin-left:.05pt;margin-top:102.4pt;width:29.4pt;height:21.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" fillcolor="white [3201]" strokeweight=".5pt">
                <v:textbox>
                  <w:txbxContent>
                    <w:p w14:paraId="1CC9164E" w14:textId="7CE3E3C8" w:rsidR="002750B2" w:rsidRPr="00D21236" w:rsidRDefault="002750B2" w:rsidP="00E15A02">
                      <w:pPr>
                        <w:jc w:val="center"/>
                        <w:rPr>
                          <w:lang w:val="nb-NO"/>
                        </w:rPr>
                      </w:pPr>
                      <w:r>
                        <w:rPr>
                          <w:lang w:val="nb-NO"/>
                        </w:rPr>
                        <w:t>5</w:t>
                      </w:r>
                    </w:p>
                  </w:txbxContent>
                </v:textbox>
              </v:shape>
            </w:pict>
          </mc:Fallback>
        </mc:AlternateContent>
      </w:r>
      <w:r w:rsidR="005942F4">
        <w:rPr>
          <w:noProof/>
          <w:lang w:val="en-GB"/>
        </w:rPr>
        <mc:AlternateContent>
          <mc:Choice Requires="wps">
            <w:drawing>
              <wp:anchor distT="0" distB="0" distL="114300" distR="114300" simplePos="0" relativeHeight="251708416" behindDoc="0" locked="0" layoutInCell="1" allowOverlap="1" wp14:anchorId="62D30DAD" wp14:editId="3A7F0E55">
                <wp:simplePos x="0" y="0"/>
                <wp:positionH relativeFrom="column">
                  <wp:posOffset>582295</wp:posOffset>
                </wp:positionH>
                <wp:positionV relativeFrom="paragraph">
                  <wp:posOffset>1469643</wp:posOffset>
                </wp:positionV>
                <wp:extent cx="1411834" cy="48158"/>
                <wp:effectExtent l="19050" t="76200" r="17145" b="47625"/>
                <wp:wrapNone/>
                <wp:docPr id="44" name="Straight Arrow Connector 44"/>
                <wp:cNvGraphicFramePr/>
                <a:graphic xmlns:a="http://schemas.openxmlformats.org/drawingml/2006/main">
                  <a:graphicData uri="http://schemas.microsoft.com/office/word/2010/wordprocessingShape">
                    <wps:wsp>
                      <wps:cNvCnPr/>
                      <wps:spPr>
                        <a:xfrm flipH="1" flipV="1">
                          <a:off x="0" y="0"/>
                          <a:ext cx="1411834" cy="48158"/>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D2C673D" id="Straight Arrow Connector 44" o:spid="_x0000_s1026" type="#_x0000_t32" style="position:absolute;margin-left:45.85pt;margin-top:115.7pt;width:111.15pt;height:3.8pt;flip:x y;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" strokecolor="#4472c4 [3204]" strokeweight=".5pt">
                <v:stroke dashstyle="longDash" endarrow="block" joinstyle="miter"/>
              </v:shape>
            </w:pict>
          </mc:Fallback>
        </mc:AlternateContent>
      </w:r>
      <w:r w:rsidR="009B4982" w:rsidRPr="00E15A02">
        <w:rPr>
          <w:noProof/>
        </w:rPr>
        <mc:AlternateContent>
          <mc:Choice Requires="wps">
            <w:drawing>
              <wp:anchor distT="0" distB="0" distL="114300" distR="114300" simplePos="0" relativeHeight="251703296" behindDoc="0" locked="0" layoutInCell="1" allowOverlap="1" wp14:anchorId="7616F5C0" wp14:editId="00ED8696">
                <wp:simplePos x="0" y="0"/>
                <wp:positionH relativeFrom="column">
                  <wp:posOffset>21920</wp:posOffset>
                </wp:positionH>
                <wp:positionV relativeFrom="paragraph">
                  <wp:posOffset>2439518</wp:posOffset>
                </wp:positionV>
                <wp:extent cx="504749" cy="321868"/>
                <wp:effectExtent l="0" t="0" r="10160" b="21590"/>
                <wp:wrapNone/>
                <wp:docPr id="39" name="Text Box 39"/>
                <wp:cNvGraphicFramePr/>
                <a:graphic xmlns:a="http://schemas.openxmlformats.org/drawingml/2006/main">
                  <a:graphicData uri="http://schemas.microsoft.com/office/word/2010/wordprocessingShape">
                    <wps:wsp>
                      <wps:cNvSpPr txBox="1"/>
                      <wps:spPr>
                        <a:xfrm>
                          <a:off x="0" y="0"/>
                          <a:ext cx="504749" cy="321868"/>
                        </a:xfrm>
                        <a:prstGeom prst="rect">
                          <a:avLst/>
                        </a:prstGeom>
                        <a:solidFill>
                          <a:schemeClr val="lt1"/>
                        </a:solidFill>
                        <a:ln w="6350">
                          <a:solidFill>
                            <a:prstClr val="black"/>
                          </a:solidFill>
                        </a:ln>
                      </wps:spPr>
                      <wps:txbx>
                        <w:txbxContent>
                          <w:p w14:paraId="094E82B6" w14:textId="016CF720" w:rsidR="002750B2" w:rsidRPr="00D21236" w:rsidRDefault="002750B2" w:rsidP="00E15A02">
                            <w:pPr>
                              <w:jc w:val="center"/>
                              <w:rPr>
                                <w:lang w:val="nb-NO"/>
                              </w:rPr>
                            </w:pPr>
                            <w:r>
                              <w:rPr>
                                <w:lang w:val="nb-NO"/>
                              </w:rP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6F5C0" id="Text Box 39" o:spid="_x0000_s1045" type="#_x0000_t202" style="position:absolute;margin-left:1.75pt;margin-top:192.1pt;width:39.75pt;height:25.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" fillcolor="white [3201]" strokeweight=".5pt">
                <v:textbox>
                  <w:txbxContent>
                    <w:p w14:paraId="094E82B6" w14:textId="016CF720" w:rsidR="002750B2" w:rsidRPr="00D21236" w:rsidRDefault="002750B2" w:rsidP="00E15A02">
                      <w:pPr>
                        <w:jc w:val="center"/>
                        <w:rPr>
                          <w:lang w:val="nb-NO"/>
                        </w:rPr>
                      </w:pPr>
                      <w:r>
                        <w:rPr>
                          <w:lang w:val="nb-NO"/>
                        </w:rPr>
                        <w:t>(0,0)</w:t>
                      </w:r>
                    </w:p>
                  </w:txbxContent>
                </v:textbox>
              </v:shape>
            </w:pict>
          </mc:Fallback>
        </mc:AlternateContent>
      </w:r>
      <w:r w:rsidR="009B4982">
        <w:rPr>
          <w:noProof/>
          <w:lang w:val="en-GB"/>
        </w:rPr>
        <mc:AlternateContent>
          <mc:Choice Requires="wps">
            <w:drawing>
              <wp:anchor distT="0" distB="0" distL="114300" distR="114300" simplePos="0" relativeHeight="251710464" behindDoc="0" locked="0" layoutInCell="1" allowOverlap="1" wp14:anchorId="2A5B202E" wp14:editId="3C92104D">
                <wp:simplePos x="0" y="0"/>
                <wp:positionH relativeFrom="column">
                  <wp:posOffset>1991080</wp:posOffset>
                </wp:positionH>
                <wp:positionV relativeFrom="paragraph">
                  <wp:posOffset>1517802</wp:posOffset>
                </wp:positionV>
                <wp:extent cx="49809" cy="1124712"/>
                <wp:effectExtent l="19050" t="0" r="64770" b="56515"/>
                <wp:wrapNone/>
                <wp:docPr id="45" name="Straight Arrow Connector 45"/>
                <wp:cNvGraphicFramePr/>
                <a:graphic xmlns:a="http://schemas.openxmlformats.org/drawingml/2006/main">
                  <a:graphicData uri="http://schemas.microsoft.com/office/word/2010/wordprocessingShape">
                    <wps:wsp>
                      <wps:cNvCnPr/>
                      <wps:spPr>
                        <a:xfrm>
                          <a:off x="0" y="0"/>
                          <a:ext cx="49809" cy="1124712"/>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EF413F" id="Straight Arrow Connector 45" o:spid="_x0000_s1026" type="#_x0000_t32" style="position:absolute;margin-left:156.8pt;margin-top:119.5pt;width:3.9pt;height:88.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" strokecolor="#4472c4 [3204]" strokeweight=".5pt">
                <v:stroke dashstyle="longDash" endarrow="block" joinstyle="miter"/>
              </v:shape>
            </w:pict>
          </mc:Fallback>
        </mc:AlternateContent>
      </w:r>
      <w:r w:rsidR="00402390">
        <w:rPr>
          <w:noProof/>
        </w:rPr>
        <mc:AlternateContent>
          <mc:Choice Requires="wps">
            <w:drawing>
              <wp:anchor distT="0" distB="0" distL="114300" distR="114300" simplePos="0" relativeHeight="251704320" behindDoc="0" locked="0" layoutInCell="1" allowOverlap="1" wp14:anchorId="427BBBB0" wp14:editId="78F92809">
                <wp:simplePos x="0" y="0"/>
                <wp:positionH relativeFrom="column">
                  <wp:posOffset>636397</wp:posOffset>
                </wp:positionH>
                <wp:positionV relativeFrom="paragraph">
                  <wp:posOffset>310794</wp:posOffset>
                </wp:positionV>
                <wp:extent cx="2867558" cy="2283867"/>
                <wp:effectExtent l="0" t="38100" r="47625" b="21590"/>
                <wp:wrapNone/>
                <wp:docPr id="42" name="Straight Arrow Connector 42"/>
                <wp:cNvGraphicFramePr/>
                <a:graphic xmlns:a="http://schemas.openxmlformats.org/drawingml/2006/main">
                  <a:graphicData uri="http://schemas.microsoft.com/office/word/2010/wordprocessingShape">
                    <wps:wsp>
                      <wps:cNvCnPr/>
                      <wps:spPr>
                        <a:xfrm flipV="1">
                          <a:off x="0" y="0"/>
                          <a:ext cx="2867558" cy="22838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B295E9" id="Straight Arrow Connector 42" o:spid="_x0000_s1026" type="#_x0000_t32" style="position:absolute;margin-left:50.1pt;margin-top:24.45pt;width:225.8pt;height:179.85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" strokecolor="#4472c4 [3204]" strokeweight=".5pt">
                <v:stroke endarrow="block" joinstyle="miter"/>
              </v:shape>
            </w:pict>
          </mc:Fallback>
        </mc:AlternateContent>
      </w:r>
      <w:r w:rsidR="00E15A02" w:rsidRPr="00E15A02">
        <w:rPr>
          <w:noProof/>
        </w:rPr>
        <mc:AlternateContent>
          <mc:Choice Requires="wps">
            <w:drawing>
              <wp:anchor distT="0" distB="0" distL="114300" distR="114300" simplePos="0" relativeHeight="251687936" behindDoc="0" locked="0" layoutInCell="1" allowOverlap="1" wp14:anchorId="467444D2" wp14:editId="758115EF">
                <wp:simplePos x="0" y="0"/>
                <wp:positionH relativeFrom="column">
                  <wp:posOffset>579755</wp:posOffset>
                </wp:positionH>
                <wp:positionV relativeFrom="paragraph">
                  <wp:posOffset>38100</wp:posOffset>
                </wp:positionV>
                <wp:extent cx="45719" cy="2554300"/>
                <wp:effectExtent l="76200" t="38100" r="50165" b="17780"/>
                <wp:wrapNone/>
                <wp:docPr id="24" name="Straight Arrow Connector 24"/>
                <wp:cNvGraphicFramePr/>
                <a:graphic xmlns:a="http://schemas.openxmlformats.org/drawingml/2006/main">
                  <a:graphicData uri="http://schemas.microsoft.com/office/word/2010/wordprocessingShape">
                    <wps:wsp>
                      <wps:cNvCnPr/>
                      <wps:spPr>
                        <a:xfrm flipH="1" flipV="1">
                          <a:off x="0" y="0"/>
                          <a:ext cx="45719" cy="2554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AC746C" id="Straight Arrow Connector 24" o:spid="_x0000_s1026" type="#_x0000_t32" style="position:absolute;margin-left:45.65pt;margin-top:3pt;width:3.6pt;height:201.15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" strokecolor="#ed7d31 [3205]" strokeweight=".5pt">
                <v:stroke endarrow="block" joinstyle="miter"/>
              </v:shape>
            </w:pict>
          </mc:Fallback>
        </mc:AlternateContent>
      </w:r>
      <w:r w:rsidR="00E15A02" w:rsidRPr="00E15A02">
        <w:rPr>
          <w:noProof/>
        </w:rPr>
        <mc:AlternateContent>
          <mc:Choice Requires="wps">
            <w:drawing>
              <wp:anchor distT="0" distB="0" distL="114300" distR="114300" simplePos="0" relativeHeight="251688960" behindDoc="0" locked="0" layoutInCell="1" allowOverlap="1" wp14:anchorId="7433765F" wp14:editId="755100C9">
                <wp:simplePos x="0" y="0"/>
                <wp:positionH relativeFrom="column">
                  <wp:posOffset>637540</wp:posOffset>
                </wp:positionH>
                <wp:positionV relativeFrom="paragraph">
                  <wp:posOffset>2593975</wp:posOffset>
                </wp:positionV>
                <wp:extent cx="4213555" cy="45719"/>
                <wp:effectExtent l="0" t="38100" r="34925" b="88265"/>
                <wp:wrapNone/>
                <wp:docPr id="25" name="Straight Arrow Connector 25"/>
                <wp:cNvGraphicFramePr/>
                <a:graphic xmlns:a="http://schemas.openxmlformats.org/drawingml/2006/main">
                  <a:graphicData uri="http://schemas.microsoft.com/office/word/2010/wordprocessingShape">
                    <wps:wsp>
                      <wps:cNvCnPr/>
                      <wps:spPr>
                        <a:xfrm>
                          <a:off x="0" y="0"/>
                          <a:ext cx="421355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8191D0" id="Straight Arrow Connector 25" o:spid="_x0000_s1026" type="#_x0000_t32" style="position:absolute;margin-left:50.2pt;margin-top:204.25pt;width:331.8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" strokecolor="#ed7d31 [3205]" strokeweight=".5pt">
                <v:stroke endarrow="block" joinstyle="miter"/>
              </v:shape>
            </w:pict>
          </mc:Fallback>
        </mc:AlternateContent>
      </w:r>
      <w:r w:rsidR="00E15A02" w:rsidRPr="00E15A02">
        <w:rPr>
          <w:noProof/>
        </w:rPr>
        <mc:AlternateContent>
          <mc:Choice Requires="wps">
            <w:drawing>
              <wp:anchor distT="0" distB="0" distL="114300" distR="114300" simplePos="0" relativeHeight="251692032" behindDoc="0" locked="0" layoutInCell="1" allowOverlap="1" wp14:anchorId="5828CE5D" wp14:editId="01CCFEE0">
                <wp:simplePos x="0" y="0"/>
                <wp:positionH relativeFrom="column">
                  <wp:posOffset>132715</wp:posOffset>
                </wp:positionH>
                <wp:positionV relativeFrom="paragraph">
                  <wp:posOffset>1270</wp:posOffset>
                </wp:positionV>
                <wp:extent cx="241402" cy="254508"/>
                <wp:effectExtent l="0" t="0" r="25400" b="12700"/>
                <wp:wrapNone/>
                <wp:docPr id="28" name="Text Box 28"/>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0CE67181" w14:textId="40B88A27" w:rsidR="002750B2" w:rsidRPr="00695A9A" w:rsidRDefault="002750B2" w:rsidP="00E15A02">
                            <w:pPr>
                              <w:rPr>
                                <w:lang w:val="nb-NO"/>
                              </w:rPr>
                            </w:pPr>
                            <w:r>
                              <w:rPr>
                                <w:lang w:val="nb-NO"/>
                              </w:rPr>
                              <w:t>P</w:t>
                            </w:r>
                            <w:r w:rsidRPr="0028436E">
                              <w:rPr>
                                <w:noProof/>
                                <w:lang w:val="nb-NO"/>
                              </w:rPr>
                              <w:drawing>
                                <wp:inline distT="0" distB="0" distL="0" distR="0" wp14:anchorId="46AD6EC5" wp14:editId="067F62E5">
                                  <wp:extent cx="52070" cy="40005"/>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28CE5D" id="Text Box 28" o:spid="_x0000_s1046" type="#_x0000_t202" style="position:absolute;margin-left:10.45pt;margin-top:.1pt;width:19pt;height:20.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" fillcolor="white [3201]" strokeweight=".5pt">
                <v:textbox>
                  <w:txbxContent>
                    <w:p w14:paraId="0CE67181" w14:textId="40B88A27" w:rsidR="002750B2" w:rsidRPr="00695A9A" w:rsidRDefault="002750B2" w:rsidP="00E15A02">
                      <w:pPr>
                        <w:rPr>
                          <w:lang w:val="nb-NO"/>
                        </w:rPr>
                      </w:pPr>
                      <w:r>
                        <w:rPr>
                          <w:lang w:val="nb-NO"/>
                        </w:rPr>
                        <w:t>P</w:t>
                      </w:r>
                      <w:r w:rsidRPr="0028436E">
                        <w:rPr>
                          <w:noProof/>
                          <w:lang w:val="nb-NO"/>
                        </w:rPr>
                        <w:drawing>
                          <wp:inline distT="0" distB="0" distL="0" distR="0" wp14:anchorId="46AD6EC5" wp14:editId="067F62E5">
                            <wp:extent cx="52070" cy="40005"/>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00E15A02" w:rsidRPr="00E15A02">
        <w:rPr>
          <w:noProof/>
        </w:rPr>
        <mc:AlternateContent>
          <mc:Choice Requires="wps">
            <w:drawing>
              <wp:anchor distT="0" distB="0" distL="114300" distR="114300" simplePos="0" relativeHeight="251697152" behindDoc="0" locked="0" layoutInCell="1" allowOverlap="1" wp14:anchorId="2A6018EC" wp14:editId="24A911CC">
                <wp:simplePos x="0" y="0"/>
                <wp:positionH relativeFrom="column">
                  <wp:posOffset>4653280</wp:posOffset>
                </wp:positionH>
                <wp:positionV relativeFrom="paragraph">
                  <wp:posOffset>2824480</wp:posOffset>
                </wp:positionV>
                <wp:extent cx="241402" cy="254508"/>
                <wp:effectExtent l="0" t="0" r="25400" b="12700"/>
                <wp:wrapNone/>
                <wp:docPr id="33" name="Text Box 33"/>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408D7172" w14:textId="42CB36E6" w:rsidR="002750B2" w:rsidRPr="00695A9A" w:rsidRDefault="002750B2" w:rsidP="00B706E4">
                            <w:pPr>
                              <w:jc w:val="center"/>
                              <w:rPr>
                                <w:lang w:val="nb-NO"/>
                              </w:rPr>
                            </w:pPr>
                            <w:r>
                              <w:rPr>
                                <w:noProof/>
                                <w:lang w:val="nb-NO"/>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6018EC" id="Text Box 33" o:spid="_x0000_s1047" type="#_x0000_t202" style="position:absolute;margin-left:366.4pt;margin-top:222.4pt;width:19pt;height:20.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" fillcolor="white [3201]" strokeweight=".5pt">
                <v:textbox>
                  <w:txbxContent>
                    <w:p w14:paraId="408D7172" w14:textId="42CB36E6" w:rsidR="002750B2" w:rsidRPr="00695A9A" w:rsidRDefault="002750B2" w:rsidP="00B706E4">
                      <w:pPr>
                        <w:jc w:val="center"/>
                        <w:rPr>
                          <w:lang w:val="nb-NO"/>
                        </w:rPr>
                      </w:pPr>
                      <w:r>
                        <w:rPr>
                          <w:noProof/>
                          <w:lang w:val="nb-NO"/>
                        </w:rPr>
                        <w:t>Q</w:t>
                      </w:r>
                    </w:p>
                  </w:txbxContent>
                </v:textbox>
              </v:shape>
            </w:pict>
          </mc:Fallback>
        </mc:AlternateContent>
      </w:r>
    </w:p>
    <w:p w14:paraId="00B9427A" w14:textId="5E37F9B1" w:rsidR="00A9038E" w:rsidRPr="00A9038E" w:rsidRDefault="00A9038E" w:rsidP="00A9038E"/>
    <w:p w14:paraId="2472DE0F" w14:textId="65BDB3D2" w:rsidR="00A9038E" w:rsidRPr="00A9038E" w:rsidRDefault="00A9038E" w:rsidP="00A9038E"/>
    <w:p w14:paraId="39A87F58" w14:textId="102A16B5" w:rsidR="00A9038E" w:rsidRPr="00A9038E" w:rsidRDefault="00A9038E" w:rsidP="00A9038E"/>
    <w:p w14:paraId="39B5D906" w14:textId="105388A9" w:rsidR="00A9038E" w:rsidRPr="00A9038E" w:rsidRDefault="00A9038E" w:rsidP="00A9038E"/>
    <w:p w14:paraId="6FAE67D3" w14:textId="4DDB5106" w:rsidR="00A9038E" w:rsidRPr="00A9038E" w:rsidRDefault="005571D9" w:rsidP="00A9038E">
      <w:r>
        <w:rPr>
          <w:noProof/>
        </w:rPr>
        <mc:AlternateContent>
          <mc:Choice Requires="wps">
            <w:drawing>
              <wp:anchor distT="0" distB="0" distL="114300" distR="114300" simplePos="0" relativeHeight="251718656" behindDoc="0" locked="0" layoutInCell="1" allowOverlap="1" wp14:anchorId="428268B7" wp14:editId="59E2F5FE">
                <wp:simplePos x="0" y="0"/>
                <wp:positionH relativeFrom="column">
                  <wp:posOffset>616231</wp:posOffset>
                </wp:positionH>
                <wp:positionV relativeFrom="paragraph">
                  <wp:posOffset>40642</wp:posOffset>
                </wp:positionV>
                <wp:extent cx="1373671" cy="1119160"/>
                <wp:effectExtent l="0" t="0" r="0" b="5080"/>
                <wp:wrapNone/>
                <wp:docPr id="54" name="Isosceles Triangle 54"/>
                <wp:cNvGraphicFramePr/>
                <a:graphic xmlns:a="http://schemas.openxmlformats.org/drawingml/2006/main">
                  <a:graphicData uri="http://schemas.microsoft.com/office/word/2010/wordprocessingShape">
                    <wps:wsp>
                      <wps:cNvSpPr/>
                      <wps:spPr>
                        <a:xfrm>
                          <a:off x="0" y="0"/>
                          <a:ext cx="1373671" cy="1119160"/>
                        </a:xfrm>
                        <a:custGeom>
                          <a:avLst/>
                          <a:gdLst>
                            <a:gd name="connsiteX0" fmla="*/ 0 w 1187450"/>
                            <a:gd name="connsiteY0" fmla="*/ 711200 h 711200"/>
                            <a:gd name="connsiteX1" fmla="*/ 593725 w 1187450"/>
                            <a:gd name="connsiteY1" fmla="*/ 0 h 711200"/>
                            <a:gd name="connsiteX2" fmla="*/ 1187450 w 1187450"/>
                            <a:gd name="connsiteY2" fmla="*/ 711200 h 711200"/>
                            <a:gd name="connsiteX3" fmla="*/ 0 w 1187450"/>
                            <a:gd name="connsiteY3" fmla="*/ 711200 h 711200"/>
                            <a:gd name="connsiteX0" fmla="*/ 43815 w 1231265"/>
                            <a:gd name="connsiteY0" fmla="*/ 762000 h 762000"/>
                            <a:gd name="connsiteX1" fmla="*/ 0 w 1231265"/>
                            <a:gd name="connsiteY1" fmla="*/ 0 h 762000"/>
                            <a:gd name="connsiteX2" fmla="*/ 1231265 w 1231265"/>
                            <a:gd name="connsiteY2" fmla="*/ 762000 h 762000"/>
                            <a:gd name="connsiteX3" fmla="*/ 43815 w 1231265"/>
                            <a:gd name="connsiteY3" fmla="*/ 762000 h 762000"/>
                            <a:gd name="connsiteX0" fmla="*/ 12700 w 1231265"/>
                            <a:gd name="connsiteY0" fmla="*/ 1123950 h 1123950"/>
                            <a:gd name="connsiteX1" fmla="*/ 0 w 1231265"/>
                            <a:gd name="connsiteY1" fmla="*/ 0 h 1123950"/>
                            <a:gd name="connsiteX2" fmla="*/ 1231265 w 1231265"/>
                            <a:gd name="connsiteY2" fmla="*/ 762000 h 1123950"/>
                            <a:gd name="connsiteX3" fmla="*/ 12700 w 1231265"/>
                            <a:gd name="connsiteY3" fmla="*/ 1123950 h 1123950"/>
                            <a:gd name="connsiteX0" fmla="*/ 12700 w 1365250"/>
                            <a:gd name="connsiteY0" fmla="*/ 1123950 h 1123950"/>
                            <a:gd name="connsiteX1" fmla="*/ 0 w 1365250"/>
                            <a:gd name="connsiteY1" fmla="*/ 0 h 1123950"/>
                            <a:gd name="connsiteX2" fmla="*/ 1365250 w 1365250"/>
                            <a:gd name="connsiteY2" fmla="*/ 50800 h 1123950"/>
                            <a:gd name="connsiteX3" fmla="*/ 12700 w 1365250"/>
                            <a:gd name="connsiteY3" fmla="*/ 1123950 h 1123950"/>
                            <a:gd name="connsiteX0" fmla="*/ 10795 w 1363345"/>
                            <a:gd name="connsiteY0" fmla="*/ 1073150 h 1073150"/>
                            <a:gd name="connsiteX1" fmla="*/ 0 w 1363345"/>
                            <a:gd name="connsiteY1" fmla="*/ 23495 h 1073150"/>
                            <a:gd name="connsiteX2" fmla="*/ 1363345 w 1363345"/>
                            <a:gd name="connsiteY2" fmla="*/ 0 h 1073150"/>
                            <a:gd name="connsiteX3" fmla="*/ 10795 w 1363345"/>
                            <a:gd name="connsiteY3" fmla="*/ 1073150 h 1073150"/>
                            <a:gd name="connsiteX0" fmla="*/ 10795 w 1363345"/>
                            <a:gd name="connsiteY0" fmla="*/ 1077867 h 1077867"/>
                            <a:gd name="connsiteX1" fmla="*/ 0 w 1363345"/>
                            <a:gd name="connsiteY1" fmla="*/ 28212 h 1077867"/>
                            <a:gd name="connsiteX2" fmla="*/ 1363345 w 1363345"/>
                            <a:gd name="connsiteY2" fmla="*/ 4717 h 1077867"/>
                            <a:gd name="connsiteX3" fmla="*/ 10795 w 1363345"/>
                            <a:gd name="connsiteY3" fmla="*/ 1077867 h 1077867"/>
                            <a:gd name="connsiteX0" fmla="*/ 11430 w 1363980"/>
                            <a:gd name="connsiteY0" fmla="*/ 1137217 h 1137217"/>
                            <a:gd name="connsiteX1" fmla="*/ 0 w 1363980"/>
                            <a:gd name="connsiteY1" fmla="*/ 13618 h 1137217"/>
                            <a:gd name="connsiteX2" fmla="*/ 1363980 w 1363980"/>
                            <a:gd name="connsiteY2" fmla="*/ 64067 h 1137217"/>
                            <a:gd name="connsiteX3" fmla="*/ 11430 w 1363980"/>
                            <a:gd name="connsiteY3" fmla="*/ 1137217 h 1137217"/>
                            <a:gd name="connsiteX0" fmla="*/ 11430 w 1363980"/>
                            <a:gd name="connsiteY0" fmla="*/ 1124242 h 1124242"/>
                            <a:gd name="connsiteX1" fmla="*/ 0 w 1363980"/>
                            <a:gd name="connsiteY1" fmla="*/ 643 h 1124242"/>
                            <a:gd name="connsiteX2" fmla="*/ 1363980 w 1363980"/>
                            <a:gd name="connsiteY2" fmla="*/ 51092 h 1124242"/>
                            <a:gd name="connsiteX3" fmla="*/ 11430 w 1363980"/>
                            <a:gd name="connsiteY3" fmla="*/ 1124242 h 1124242"/>
                            <a:gd name="connsiteX0" fmla="*/ 15036 w 1367586"/>
                            <a:gd name="connsiteY0" fmla="*/ 1124242 h 1124242"/>
                            <a:gd name="connsiteX1" fmla="*/ 3606 w 1367586"/>
                            <a:gd name="connsiteY1" fmla="*/ 643 h 1124242"/>
                            <a:gd name="connsiteX2" fmla="*/ 1367586 w 1367586"/>
                            <a:gd name="connsiteY2" fmla="*/ 51092 h 1124242"/>
                            <a:gd name="connsiteX3" fmla="*/ 15036 w 1367586"/>
                            <a:gd name="connsiteY3" fmla="*/ 1124242 h 1124242"/>
                            <a:gd name="connsiteX0" fmla="*/ 18227 w 1370777"/>
                            <a:gd name="connsiteY0" fmla="*/ 1122362 h 1122362"/>
                            <a:gd name="connsiteX1" fmla="*/ 3191 w 1370777"/>
                            <a:gd name="connsiteY1" fmla="*/ 661 h 1122362"/>
                            <a:gd name="connsiteX2" fmla="*/ 1370777 w 1370777"/>
                            <a:gd name="connsiteY2" fmla="*/ 49212 h 1122362"/>
                            <a:gd name="connsiteX3" fmla="*/ 18227 w 1370777"/>
                            <a:gd name="connsiteY3" fmla="*/ 1122362 h 1122362"/>
                            <a:gd name="connsiteX0" fmla="*/ 18227 w 1370777"/>
                            <a:gd name="connsiteY0" fmla="*/ 1121701 h 1121701"/>
                            <a:gd name="connsiteX1" fmla="*/ 3191 w 1370777"/>
                            <a:gd name="connsiteY1" fmla="*/ 0 h 1121701"/>
                            <a:gd name="connsiteX2" fmla="*/ 1370777 w 1370777"/>
                            <a:gd name="connsiteY2" fmla="*/ 48551 h 1121701"/>
                            <a:gd name="connsiteX3" fmla="*/ 18227 w 1370777"/>
                            <a:gd name="connsiteY3" fmla="*/ 1121701 h 1121701"/>
                            <a:gd name="connsiteX0" fmla="*/ 21121 w 1373671"/>
                            <a:gd name="connsiteY0" fmla="*/ 1119160 h 1119160"/>
                            <a:gd name="connsiteX1" fmla="*/ 2894 w 1373671"/>
                            <a:gd name="connsiteY1" fmla="*/ 0 h 1119160"/>
                            <a:gd name="connsiteX2" fmla="*/ 1373671 w 1373671"/>
                            <a:gd name="connsiteY2" fmla="*/ 46010 h 1119160"/>
                            <a:gd name="connsiteX3" fmla="*/ 21121 w 1373671"/>
                            <a:gd name="connsiteY3" fmla="*/ 1119160 h 1119160"/>
                          </a:gdLst>
                          <a:ahLst/>
                          <a:cxnLst>
                            <a:cxn ang="0">
                              <a:pos x="connsiteX0" y="connsiteY0"/>
                            </a:cxn>
                            <a:cxn ang="0">
                              <a:pos x="connsiteX1" y="connsiteY1"/>
                            </a:cxn>
                            <a:cxn ang="0">
                              <a:pos x="connsiteX2" y="connsiteY2"/>
                            </a:cxn>
                            <a:cxn ang="0">
                              <a:pos x="connsiteX3" y="connsiteY3"/>
                            </a:cxn>
                          </a:cxnLst>
                          <a:rect l="l" t="t" r="r" b="b"/>
                          <a:pathLst>
                            <a:path w="1373671" h="1119160">
                              <a:moveTo>
                                <a:pt x="21121" y="1119160"/>
                              </a:moveTo>
                              <a:cubicBezTo>
                                <a:pt x="17311" y="744627"/>
                                <a:pt x="-8536" y="374533"/>
                                <a:pt x="2894" y="0"/>
                              </a:cubicBezTo>
                              <a:cubicBezTo>
                                <a:pt x="452262" y="15056"/>
                                <a:pt x="919223" y="53842"/>
                                <a:pt x="1373671" y="46010"/>
                              </a:cubicBezTo>
                              <a:lnTo>
                                <a:pt x="21121" y="1119160"/>
                              </a:lnTo>
                              <a:close/>
                            </a:path>
                          </a:pathLst>
                        </a:custGeom>
                        <a:gradFill flip="none" rotWithShape="1">
                          <a:gsLst>
                            <a:gs pos="25000">
                              <a:schemeClr val="accent4">
                                <a:lumMod val="5000"/>
                                <a:lumOff val="95000"/>
                              </a:schemeClr>
                            </a:gs>
                            <a:gs pos="74000">
                              <a:schemeClr val="accent4">
                                <a:lumMod val="45000"/>
                                <a:lumOff val="55000"/>
                              </a:schemeClr>
                            </a:gs>
                            <a:gs pos="83000">
                              <a:schemeClr val="accent4">
                                <a:lumMod val="45000"/>
                                <a:lumOff val="55000"/>
                              </a:schemeClr>
                            </a:gs>
                            <a:gs pos="100000">
                              <a:schemeClr val="accent4">
                                <a:lumMod val="30000"/>
                                <a:lumOff val="70000"/>
                              </a:schemeClr>
                            </a:gs>
                          </a:gsLst>
                          <a:path path="circle">
                            <a:fillToRect l="100000" t="100000"/>
                          </a:path>
                          <a:tileRect r="-100000" b="-100000"/>
                        </a:gradFill>
                        <a:ln>
                          <a:no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96579" id="Isosceles Triangle 54" o:spid="_x0000_s1026" style="position:absolute;margin-left:48.5pt;margin-top:3.2pt;width:108.15pt;height:88.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3671,111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" path="m21121,1119160c17311,744627,-8536,374533,2894,,452262,15056,919223,53842,1373671,46010l21121,1119160xe" fillcolor="#fffcf3 [183]" stroked="f" strokeweight="1pt">
                <v:fill color2="#ffecb3 [983]" rotate="t" focusposition="1,1" focussize="" colors="0 #fffcf2;.25 #fffcf2;48497f #ffe38c;54395f #ffe38c" focus="100%" type="gradientRadial"/>
                <v:stroke joinstyle="miter"/>
                <v:path arrowok="t" o:connecttype="custom" o:connectlocs="21121,1119160;2894,0;1373671,46010;21121,1119160" o:connectangles="0,0,0,0"/>
              </v:shape>
            </w:pict>
          </mc:Fallback>
        </mc:AlternateContent>
      </w:r>
    </w:p>
    <w:p w14:paraId="632A5B3D" w14:textId="6AFB2AE5" w:rsidR="00A9038E" w:rsidRPr="00A9038E" w:rsidRDefault="00A9038E" w:rsidP="00A9038E"/>
    <w:p w14:paraId="40A97712" w14:textId="4049CC53" w:rsidR="00A9038E" w:rsidRPr="00A9038E" w:rsidRDefault="00A9038E" w:rsidP="00A9038E"/>
    <w:p w14:paraId="6A305D5F" w14:textId="5C7B01D1" w:rsidR="00A9038E" w:rsidRPr="00A9038E" w:rsidRDefault="00A9038E" w:rsidP="00A9038E"/>
    <w:p w14:paraId="760195E0" w14:textId="35DFA23E" w:rsidR="00A9038E" w:rsidRPr="00A9038E" w:rsidRDefault="00A9038E" w:rsidP="00A9038E"/>
    <w:p w14:paraId="5F6005B4" w14:textId="01C7BACA" w:rsidR="00A9038E" w:rsidRPr="00A9038E" w:rsidRDefault="00A9038E" w:rsidP="00A9038E"/>
    <w:p w14:paraId="6655762D" w14:textId="77A38F49" w:rsidR="00A9038E" w:rsidRPr="00A9038E" w:rsidRDefault="00A9038E" w:rsidP="00A9038E"/>
    <w:p w14:paraId="58BCECC9" w14:textId="62D4D23B" w:rsidR="00A9038E" w:rsidRDefault="00A9038E" w:rsidP="00A9038E"/>
    <w:p w14:paraId="5FCF7361" w14:textId="4E6A0878" w:rsidR="00A9038E" w:rsidRDefault="00A9038E" w:rsidP="00A9038E">
      <w:pPr>
        <w:pStyle w:val="Heading1"/>
        <w:rPr>
          <w:bCs/>
          <w:sz w:val="24"/>
          <w:szCs w:val="24"/>
        </w:rPr>
      </w:pPr>
      <w:r w:rsidRPr="00A9038E">
        <w:rPr>
          <w:bCs/>
          <w:sz w:val="24"/>
          <w:szCs w:val="24"/>
        </w:rPr>
        <w:t>Question 3 (</w:t>
      </w:r>
      <w:commentRangeStart w:id="82"/>
      <w:r w:rsidR="00856CCA">
        <w:rPr>
          <w:bCs/>
          <w:sz w:val="24"/>
          <w:szCs w:val="24"/>
        </w:rPr>
        <w:t>20</w:t>
      </w:r>
      <w:r w:rsidRPr="00A9038E">
        <w:rPr>
          <w:bCs/>
          <w:sz w:val="24"/>
          <w:szCs w:val="24"/>
        </w:rPr>
        <w:t xml:space="preserve"> </w:t>
      </w:r>
      <w:commentRangeEnd w:id="82"/>
      <w:r w:rsidR="00856CCA">
        <w:rPr>
          <w:rStyle w:val="CommentReference"/>
          <w:rFonts w:asciiTheme="minorHAnsi" w:eastAsiaTheme="minorHAnsi" w:hAnsiTheme="minorHAnsi" w:cstheme="minorBidi"/>
          <w:color w:val="auto"/>
        </w:rPr>
        <w:commentReference w:id="82"/>
      </w:r>
      <w:r w:rsidRPr="00A9038E">
        <w:rPr>
          <w:bCs/>
          <w:sz w:val="24"/>
          <w:szCs w:val="24"/>
        </w:rPr>
        <w:t>points)</w:t>
      </w:r>
    </w:p>
    <w:p w14:paraId="13C143EE" w14:textId="05491FB6" w:rsidR="00A9038E" w:rsidRDefault="00A9038E" w:rsidP="00A9038E"/>
    <w:p w14:paraId="61524522" w14:textId="598D784A" w:rsidR="00860FB8" w:rsidRPr="001F4CCB" w:rsidRDefault="009C1660" w:rsidP="00A9038E">
      <w:pPr>
        <w:rPr>
          <w:rFonts w:eastAsia="Times New Roman" w:cstheme="minorHAnsi"/>
          <w:sz w:val="24"/>
          <w:szCs w:val="24"/>
          <w:lang w:val="en-GB" w:eastAsia="de-DE"/>
        </w:rPr>
      </w:pPr>
      <w:ins w:id="83" w:author="Krumer Alexander" w:date="2021-12-05T20:57:00Z">
        <w:r>
          <w:rPr>
            <w:rFonts w:eastAsia="Times New Roman" w:cstheme="minorHAnsi"/>
            <w:sz w:val="24"/>
            <w:szCs w:val="24"/>
            <w:lang w:eastAsia="de-DE"/>
          </w:rPr>
          <w:t xml:space="preserve">You are </w:t>
        </w:r>
      </w:ins>
      <w:del w:id="84" w:author="Krumer Alexander" w:date="2021-12-05T20:57:00Z">
        <w:r w:rsidR="00860FB8" w:rsidRPr="001F4CCB" w:rsidDel="009C1660">
          <w:rPr>
            <w:rFonts w:eastAsia="Times New Roman" w:cstheme="minorHAnsi"/>
            <w:sz w:val="24"/>
            <w:szCs w:val="24"/>
            <w:lang w:val="en-GB" w:eastAsia="de-DE"/>
          </w:rPr>
          <w:delText>G</w:delText>
        </w:r>
      </w:del>
      <w:ins w:id="85" w:author="Krumer Alexander" w:date="2021-12-05T20:57:00Z">
        <w:r>
          <w:rPr>
            <w:rFonts w:eastAsia="Times New Roman" w:cstheme="minorHAnsi"/>
            <w:sz w:val="24"/>
            <w:szCs w:val="24"/>
            <w:lang w:eastAsia="de-DE"/>
          </w:rPr>
          <w:t>g</w:t>
        </w:r>
      </w:ins>
      <w:proofErr w:type="spellStart"/>
      <w:r w:rsidR="00860FB8" w:rsidRPr="001F4CCB">
        <w:rPr>
          <w:rFonts w:eastAsia="Times New Roman" w:cstheme="minorHAnsi"/>
          <w:sz w:val="24"/>
          <w:szCs w:val="24"/>
          <w:lang w:val="en-GB" w:eastAsia="de-DE"/>
        </w:rPr>
        <w:t>iven</w:t>
      </w:r>
      <w:proofErr w:type="spellEnd"/>
      <w:r w:rsidR="00860FB8" w:rsidRPr="001F4CCB">
        <w:rPr>
          <w:rFonts w:eastAsia="Times New Roman" w:cstheme="minorHAnsi"/>
          <w:sz w:val="24"/>
          <w:szCs w:val="24"/>
          <w:lang w:val="en-GB" w:eastAsia="de-DE"/>
        </w:rPr>
        <w:t xml:space="preserve"> the following firm’s production </w:t>
      </w:r>
      <w:r w:rsidR="00C40C2E" w:rsidRPr="001F4CCB">
        <w:rPr>
          <w:rFonts w:eastAsia="Times New Roman" w:cstheme="minorHAnsi"/>
          <w:sz w:val="24"/>
          <w:szCs w:val="24"/>
          <w:lang w:val="en-GB" w:eastAsia="de-DE"/>
        </w:rPr>
        <w:t>function:</w:t>
      </w:r>
    </w:p>
    <w:tbl>
      <w:tblPr>
        <w:tblStyle w:val="TableGrid"/>
        <w:tblW w:w="0" w:type="auto"/>
        <w:tblLook w:val="04A0" w:firstRow="1" w:lastRow="0" w:firstColumn="1" w:lastColumn="0" w:noHBand="0" w:noVBand="1"/>
      </w:tblPr>
      <w:tblGrid>
        <w:gridCol w:w="943"/>
        <w:gridCol w:w="883"/>
        <w:gridCol w:w="948"/>
        <w:gridCol w:w="932"/>
        <w:gridCol w:w="945"/>
        <w:gridCol w:w="936"/>
        <w:gridCol w:w="958"/>
        <w:gridCol w:w="839"/>
        <w:gridCol w:w="839"/>
      </w:tblGrid>
      <w:tr w:rsidR="00860FB8" w14:paraId="1B970D6C" w14:textId="77777777" w:rsidTr="003F10F7">
        <w:tc>
          <w:tcPr>
            <w:tcW w:w="943" w:type="dxa"/>
          </w:tcPr>
          <w:p w14:paraId="7A0074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TP (Q)</w:t>
            </w:r>
          </w:p>
        </w:tc>
        <w:tc>
          <w:tcPr>
            <w:tcW w:w="883" w:type="dxa"/>
          </w:tcPr>
          <w:p w14:paraId="7E7C67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L</w:t>
            </w:r>
          </w:p>
        </w:tc>
        <w:tc>
          <w:tcPr>
            <w:tcW w:w="948" w:type="dxa"/>
          </w:tcPr>
          <w:p w14:paraId="0595CCA1"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MP</w:t>
            </w:r>
          </w:p>
        </w:tc>
        <w:tc>
          <w:tcPr>
            <w:tcW w:w="932" w:type="dxa"/>
          </w:tcPr>
          <w:p w14:paraId="5ED7E360"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FC</w:t>
            </w:r>
          </w:p>
        </w:tc>
        <w:tc>
          <w:tcPr>
            <w:tcW w:w="945" w:type="dxa"/>
          </w:tcPr>
          <w:p w14:paraId="1B3ABE22"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VC</w:t>
            </w:r>
          </w:p>
        </w:tc>
        <w:tc>
          <w:tcPr>
            <w:tcW w:w="936" w:type="dxa"/>
          </w:tcPr>
          <w:p w14:paraId="379CD32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TC</w:t>
            </w:r>
          </w:p>
        </w:tc>
        <w:tc>
          <w:tcPr>
            <w:tcW w:w="958" w:type="dxa"/>
          </w:tcPr>
          <w:p w14:paraId="165E415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MC</w:t>
            </w:r>
          </w:p>
        </w:tc>
        <w:tc>
          <w:tcPr>
            <w:tcW w:w="839" w:type="dxa"/>
          </w:tcPr>
          <w:p w14:paraId="38FE425C"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ATC</w:t>
            </w:r>
          </w:p>
        </w:tc>
        <w:tc>
          <w:tcPr>
            <w:tcW w:w="839" w:type="dxa"/>
          </w:tcPr>
          <w:p w14:paraId="0D449865"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AVC</w:t>
            </w:r>
          </w:p>
        </w:tc>
      </w:tr>
      <w:tr w:rsidR="002A7663" w14:paraId="76F7B464" w14:textId="77777777" w:rsidTr="003F10F7">
        <w:tc>
          <w:tcPr>
            <w:tcW w:w="943" w:type="dxa"/>
          </w:tcPr>
          <w:p w14:paraId="0CEA9A97"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883" w:type="dxa"/>
          </w:tcPr>
          <w:p w14:paraId="1F3948BB" w14:textId="5243CCED"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948" w:type="dxa"/>
          </w:tcPr>
          <w:p w14:paraId="73A7F869" w14:textId="77777777" w:rsidR="002A7663" w:rsidRDefault="002A7663" w:rsidP="002A7663">
            <w:pPr>
              <w:jc w:val="center"/>
              <w:rPr>
                <w:rFonts w:ascii="Times New Roman" w:hAnsi="Times New Roman"/>
                <w:sz w:val="24"/>
                <w:szCs w:val="24"/>
                <w:lang w:val="en-US"/>
              </w:rPr>
            </w:pPr>
          </w:p>
        </w:tc>
        <w:tc>
          <w:tcPr>
            <w:tcW w:w="932" w:type="dxa"/>
          </w:tcPr>
          <w:p w14:paraId="0DF1C31E" w14:textId="77777777" w:rsidR="002A7663" w:rsidRDefault="002A7663" w:rsidP="002A7663">
            <w:pPr>
              <w:jc w:val="center"/>
              <w:rPr>
                <w:rFonts w:ascii="Times New Roman" w:hAnsi="Times New Roman"/>
                <w:sz w:val="24"/>
                <w:szCs w:val="24"/>
                <w:lang w:val="en-US"/>
              </w:rPr>
            </w:pPr>
          </w:p>
        </w:tc>
        <w:tc>
          <w:tcPr>
            <w:tcW w:w="945" w:type="dxa"/>
          </w:tcPr>
          <w:p w14:paraId="0ED709D4" w14:textId="77777777" w:rsidR="002A7663" w:rsidRDefault="002A7663" w:rsidP="002A7663">
            <w:pPr>
              <w:jc w:val="center"/>
              <w:rPr>
                <w:rFonts w:ascii="Times New Roman" w:hAnsi="Times New Roman"/>
                <w:sz w:val="24"/>
                <w:szCs w:val="24"/>
                <w:lang w:val="en-US"/>
              </w:rPr>
            </w:pPr>
          </w:p>
        </w:tc>
        <w:tc>
          <w:tcPr>
            <w:tcW w:w="936" w:type="dxa"/>
          </w:tcPr>
          <w:p w14:paraId="6AA0B8C5" w14:textId="7BB272A9"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50</w:t>
            </w:r>
          </w:p>
        </w:tc>
        <w:tc>
          <w:tcPr>
            <w:tcW w:w="958" w:type="dxa"/>
          </w:tcPr>
          <w:p w14:paraId="32DD4498" w14:textId="77777777" w:rsidR="002A7663" w:rsidRDefault="002A7663" w:rsidP="002A7663">
            <w:pPr>
              <w:jc w:val="center"/>
              <w:rPr>
                <w:rFonts w:ascii="Times New Roman" w:hAnsi="Times New Roman"/>
                <w:sz w:val="24"/>
                <w:szCs w:val="24"/>
                <w:lang w:val="en-US"/>
              </w:rPr>
            </w:pPr>
          </w:p>
        </w:tc>
        <w:tc>
          <w:tcPr>
            <w:tcW w:w="839" w:type="dxa"/>
          </w:tcPr>
          <w:p w14:paraId="6D9D4BB0" w14:textId="77777777" w:rsidR="002A7663" w:rsidRDefault="002A7663" w:rsidP="002A7663">
            <w:pPr>
              <w:jc w:val="center"/>
              <w:rPr>
                <w:rFonts w:ascii="Times New Roman" w:hAnsi="Times New Roman"/>
                <w:sz w:val="24"/>
                <w:szCs w:val="24"/>
                <w:lang w:val="en-US"/>
              </w:rPr>
            </w:pPr>
          </w:p>
        </w:tc>
        <w:tc>
          <w:tcPr>
            <w:tcW w:w="839" w:type="dxa"/>
          </w:tcPr>
          <w:p w14:paraId="466DA249" w14:textId="77777777" w:rsidR="002A7663" w:rsidRDefault="002A7663" w:rsidP="002A7663">
            <w:pPr>
              <w:jc w:val="center"/>
              <w:rPr>
                <w:rFonts w:ascii="Times New Roman" w:hAnsi="Times New Roman"/>
                <w:sz w:val="24"/>
                <w:szCs w:val="24"/>
                <w:lang w:val="en-US"/>
              </w:rPr>
            </w:pPr>
          </w:p>
        </w:tc>
      </w:tr>
      <w:tr w:rsidR="002A7663" w14:paraId="5C11C016" w14:textId="77777777" w:rsidTr="003F10F7">
        <w:tc>
          <w:tcPr>
            <w:tcW w:w="943" w:type="dxa"/>
          </w:tcPr>
          <w:p w14:paraId="17D0536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1</w:t>
            </w:r>
          </w:p>
        </w:tc>
        <w:tc>
          <w:tcPr>
            <w:tcW w:w="883" w:type="dxa"/>
          </w:tcPr>
          <w:p w14:paraId="2E1D09B6" w14:textId="04EBA0E5" w:rsidR="002A7663" w:rsidRDefault="002A7663" w:rsidP="002A7663">
            <w:pPr>
              <w:jc w:val="center"/>
              <w:rPr>
                <w:rFonts w:ascii="Times New Roman" w:hAnsi="Times New Roman"/>
                <w:sz w:val="24"/>
                <w:szCs w:val="24"/>
                <w:lang w:val="en-US"/>
              </w:rPr>
            </w:pPr>
            <w:r>
              <w:rPr>
                <w:rFonts w:ascii="Times New Roman" w:hAnsi="Times New Roman" w:cs="Times New Roman"/>
                <w:sz w:val="24"/>
                <w:szCs w:val="24"/>
                <w:lang w:val="en-US"/>
              </w:rPr>
              <w:t>10</w:t>
            </w:r>
          </w:p>
        </w:tc>
        <w:tc>
          <w:tcPr>
            <w:tcW w:w="948" w:type="dxa"/>
          </w:tcPr>
          <w:p w14:paraId="2B0A5CCA" w14:textId="77777777" w:rsidR="002A7663" w:rsidRDefault="002A7663" w:rsidP="002A7663">
            <w:pPr>
              <w:jc w:val="center"/>
              <w:rPr>
                <w:rFonts w:ascii="Times New Roman" w:hAnsi="Times New Roman"/>
                <w:sz w:val="24"/>
                <w:szCs w:val="24"/>
                <w:lang w:val="en-US"/>
              </w:rPr>
            </w:pPr>
          </w:p>
        </w:tc>
        <w:tc>
          <w:tcPr>
            <w:tcW w:w="932" w:type="dxa"/>
          </w:tcPr>
          <w:p w14:paraId="47968AC6" w14:textId="77777777" w:rsidR="002A7663" w:rsidRDefault="002A7663" w:rsidP="002A7663">
            <w:pPr>
              <w:jc w:val="center"/>
            </w:pPr>
          </w:p>
        </w:tc>
        <w:tc>
          <w:tcPr>
            <w:tcW w:w="945" w:type="dxa"/>
          </w:tcPr>
          <w:p w14:paraId="75569C27" w14:textId="77777777" w:rsidR="002A7663" w:rsidRDefault="002A7663" w:rsidP="002A7663">
            <w:pPr>
              <w:jc w:val="center"/>
              <w:rPr>
                <w:rFonts w:ascii="Times New Roman" w:hAnsi="Times New Roman"/>
                <w:sz w:val="24"/>
                <w:szCs w:val="24"/>
                <w:lang w:val="en-US"/>
              </w:rPr>
            </w:pPr>
          </w:p>
        </w:tc>
        <w:tc>
          <w:tcPr>
            <w:tcW w:w="936" w:type="dxa"/>
          </w:tcPr>
          <w:p w14:paraId="16B17649" w14:textId="77777777" w:rsidR="002A7663" w:rsidRDefault="002A7663" w:rsidP="002A7663">
            <w:pPr>
              <w:jc w:val="center"/>
              <w:rPr>
                <w:rFonts w:ascii="Times New Roman" w:hAnsi="Times New Roman"/>
                <w:sz w:val="24"/>
                <w:szCs w:val="24"/>
                <w:lang w:val="en-US"/>
              </w:rPr>
            </w:pPr>
          </w:p>
        </w:tc>
        <w:tc>
          <w:tcPr>
            <w:tcW w:w="958" w:type="dxa"/>
          </w:tcPr>
          <w:p w14:paraId="31139A93" w14:textId="77777777" w:rsidR="002A7663" w:rsidRDefault="002A7663" w:rsidP="002A7663">
            <w:pPr>
              <w:jc w:val="center"/>
              <w:rPr>
                <w:rFonts w:ascii="Times New Roman" w:hAnsi="Times New Roman"/>
                <w:sz w:val="24"/>
                <w:szCs w:val="24"/>
                <w:lang w:val="en-US"/>
              </w:rPr>
            </w:pPr>
          </w:p>
        </w:tc>
        <w:tc>
          <w:tcPr>
            <w:tcW w:w="839" w:type="dxa"/>
          </w:tcPr>
          <w:p w14:paraId="581DBAE3" w14:textId="77777777" w:rsidR="002A7663" w:rsidRDefault="002A7663" w:rsidP="002A7663">
            <w:pPr>
              <w:jc w:val="center"/>
              <w:rPr>
                <w:rFonts w:ascii="Times New Roman" w:hAnsi="Times New Roman"/>
                <w:sz w:val="24"/>
                <w:szCs w:val="24"/>
                <w:lang w:val="en-US"/>
              </w:rPr>
            </w:pPr>
          </w:p>
        </w:tc>
        <w:tc>
          <w:tcPr>
            <w:tcW w:w="839" w:type="dxa"/>
          </w:tcPr>
          <w:p w14:paraId="07978D3B" w14:textId="77777777" w:rsidR="002A7663" w:rsidRDefault="002A7663" w:rsidP="002A7663">
            <w:pPr>
              <w:jc w:val="center"/>
              <w:rPr>
                <w:rFonts w:ascii="Times New Roman" w:hAnsi="Times New Roman"/>
                <w:sz w:val="24"/>
                <w:szCs w:val="24"/>
                <w:lang w:val="en-US"/>
              </w:rPr>
            </w:pPr>
          </w:p>
        </w:tc>
      </w:tr>
      <w:tr w:rsidR="002A7663" w14:paraId="66A1A906" w14:textId="77777777" w:rsidTr="003F10F7">
        <w:tc>
          <w:tcPr>
            <w:tcW w:w="943" w:type="dxa"/>
          </w:tcPr>
          <w:p w14:paraId="3002F9EA"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2</w:t>
            </w:r>
          </w:p>
        </w:tc>
        <w:tc>
          <w:tcPr>
            <w:tcW w:w="883" w:type="dxa"/>
          </w:tcPr>
          <w:p w14:paraId="7D3A4B63" w14:textId="27864AB6"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18</w:t>
            </w:r>
          </w:p>
        </w:tc>
        <w:tc>
          <w:tcPr>
            <w:tcW w:w="948" w:type="dxa"/>
          </w:tcPr>
          <w:p w14:paraId="406B1CCF" w14:textId="77777777" w:rsidR="002A7663" w:rsidRDefault="002A7663" w:rsidP="002A7663">
            <w:pPr>
              <w:jc w:val="center"/>
              <w:rPr>
                <w:rFonts w:ascii="Times New Roman" w:hAnsi="Times New Roman"/>
                <w:sz w:val="24"/>
                <w:szCs w:val="24"/>
                <w:lang w:val="en-US"/>
              </w:rPr>
            </w:pPr>
          </w:p>
        </w:tc>
        <w:tc>
          <w:tcPr>
            <w:tcW w:w="932" w:type="dxa"/>
          </w:tcPr>
          <w:p w14:paraId="683D172D" w14:textId="77777777" w:rsidR="002A7663" w:rsidRDefault="002A7663" w:rsidP="002A7663">
            <w:pPr>
              <w:jc w:val="center"/>
            </w:pPr>
          </w:p>
        </w:tc>
        <w:tc>
          <w:tcPr>
            <w:tcW w:w="945" w:type="dxa"/>
          </w:tcPr>
          <w:p w14:paraId="0AAEFB5C" w14:textId="77777777" w:rsidR="002A7663" w:rsidRDefault="002A7663" w:rsidP="002A7663">
            <w:pPr>
              <w:jc w:val="center"/>
              <w:rPr>
                <w:rFonts w:ascii="Times New Roman" w:hAnsi="Times New Roman"/>
                <w:sz w:val="24"/>
                <w:szCs w:val="24"/>
                <w:lang w:val="en-US"/>
              </w:rPr>
            </w:pPr>
          </w:p>
        </w:tc>
        <w:tc>
          <w:tcPr>
            <w:tcW w:w="936" w:type="dxa"/>
          </w:tcPr>
          <w:p w14:paraId="75ED9C03" w14:textId="77777777" w:rsidR="002A7663" w:rsidRDefault="002A7663" w:rsidP="002A7663">
            <w:pPr>
              <w:jc w:val="center"/>
              <w:rPr>
                <w:rFonts w:ascii="Times New Roman" w:hAnsi="Times New Roman"/>
                <w:sz w:val="24"/>
                <w:szCs w:val="24"/>
                <w:lang w:val="en-US"/>
              </w:rPr>
            </w:pPr>
          </w:p>
        </w:tc>
        <w:tc>
          <w:tcPr>
            <w:tcW w:w="958" w:type="dxa"/>
          </w:tcPr>
          <w:p w14:paraId="378703A5" w14:textId="77777777" w:rsidR="002A7663" w:rsidRDefault="002A7663" w:rsidP="002A7663">
            <w:pPr>
              <w:jc w:val="center"/>
              <w:rPr>
                <w:rFonts w:ascii="Times New Roman" w:hAnsi="Times New Roman"/>
                <w:sz w:val="24"/>
                <w:szCs w:val="24"/>
                <w:lang w:val="en-US"/>
              </w:rPr>
            </w:pPr>
          </w:p>
        </w:tc>
        <w:tc>
          <w:tcPr>
            <w:tcW w:w="839" w:type="dxa"/>
          </w:tcPr>
          <w:p w14:paraId="51A3A1CA" w14:textId="77777777" w:rsidR="002A7663" w:rsidRDefault="002A7663" w:rsidP="002A7663">
            <w:pPr>
              <w:jc w:val="center"/>
              <w:rPr>
                <w:rFonts w:ascii="Times New Roman" w:hAnsi="Times New Roman"/>
                <w:sz w:val="24"/>
                <w:szCs w:val="24"/>
                <w:lang w:val="en-US"/>
              </w:rPr>
            </w:pPr>
          </w:p>
        </w:tc>
        <w:tc>
          <w:tcPr>
            <w:tcW w:w="839" w:type="dxa"/>
          </w:tcPr>
          <w:p w14:paraId="0D829BDA" w14:textId="77777777" w:rsidR="002A7663" w:rsidRDefault="002A7663" w:rsidP="002A7663">
            <w:pPr>
              <w:jc w:val="center"/>
              <w:rPr>
                <w:rFonts w:ascii="Times New Roman" w:hAnsi="Times New Roman"/>
                <w:sz w:val="24"/>
                <w:szCs w:val="24"/>
                <w:lang w:val="en-US"/>
              </w:rPr>
            </w:pPr>
          </w:p>
        </w:tc>
      </w:tr>
      <w:tr w:rsidR="002A7663" w14:paraId="53207847" w14:textId="77777777" w:rsidTr="003F10F7">
        <w:tc>
          <w:tcPr>
            <w:tcW w:w="943" w:type="dxa"/>
          </w:tcPr>
          <w:p w14:paraId="62DE392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3</w:t>
            </w:r>
          </w:p>
        </w:tc>
        <w:tc>
          <w:tcPr>
            <w:tcW w:w="883" w:type="dxa"/>
          </w:tcPr>
          <w:p w14:paraId="02443FB4" w14:textId="4B18A33C"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30</w:t>
            </w:r>
          </w:p>
        </w:tc>
        <w:tc>
          <w:tcPr>
            <w:tcW w:w="948" w:type="dxa"/>
          </w:tcPr>
          <w:p w14:paraId="0F4C9364" w14:textId="77777777" w:rsidR="002A7663" w:rsidRDefault="002A7663" w:rsidP="002A7663">
            <w:pPr>
              <w:jc w:val="center"/>
              <w:rPr>
                <w:rFonts w:ascii="Times New Roman" w:hAnsi="Times New Roman"/>
                <w:sz w:val="24"/>
                <w:szCs w:val="24"/>
                <w:lang w:val="en-US"/>
              </w:rPr>
            </w:pPr>
          </w:p>
        </w:tc>
        <w:tc>
          <w:tcPr>
            <w:tcW w:w="932" w:type="dxa"/>
          </w:tcPr>
          <w:p w14:paraId="07BF2340" w14:textId="77777777" w:rsidR="002A7663" w:rsidRDefault="002A7663" w:rsidP="002A7663">
            <w:pPr>
              <w:jc w:val="center"/>
            </w:pPr>
          </w:p>
        </w:tc>
        <w:tc>
          <w:tcPr>
            <w:tcW w:w="945" w:type="dxa"/>
          </w:tcPr>
          <w:p w14:paraId="4AB7F00B" w14:textId="77777777" w:rsidR="002A7663" w:rsidRDefault="002A7663" w:rsidP="002A7663">
            <w:pPr>
              <w:jc w:val="center"/>
              <w:rPr>
                <w:rFonts w:ascii="Times New Roman" w:hAnsi="Times New Roman"/>
                <w:sz w:val="24"/>
                <w:szCs w:val="24"/>
                <w:lang w:val="en-US"/>
              </w:rPr>
            </w:pPr>
          </w:p>
        </w:tc>
        <w:tc>
          <w:tcPr>
            <w:tcW w:w="936" w:type="dxa"/>
          </w:tcPr>
          <w:p w14:paraId="0D80ACC4" w14:textId="77777777" w:rsidR="002A7663" w:rsidRDefault="002A7663" w:rsidP="002A7663">
            <w:pPr>
              <w:jc w:val="center"/>
              <w:rPr>
                <w:rFonts w:ascii="Times New Roman" w:hAnsi="Times New Roman"/>
                <w:sz w:val="24"/>
                <w:szCs w:val="24"/>
                <w:lang w:val="en-US"/>
              </w:rPr>
            </w:pPr>
          </w:p>
        </w:tc>
        <w:tc>
          <w:tcPr>
            <w:tcW w:w="958" w:type="dxa"/>
          </w:tcPr>
          <w:p w14:paraId="1C709BB8" w14:textId="77777777" w:rsidR="002A7663" w:rsidRDefault="002A7663" w:rsidP="002A7663">
            <w:pPr>
              <w:jc w:val="center"/>
              <w:rPr>
                <w:rFonts w:ascii="Times New Roman" w:hAnsi="Times New Roman"/>
                <w:sz w:val="24"/>
                <w:szCs w:val="24"/>
                <w:lang w:val="en-US"/>
              </w:rPr>
            </w:pPr>
          </w:p>
        </w:tc>
        <w:tc>
          <w:tcPr>
            <w:tcW w:w="839" w:type="dxa"/>
          </w:tcPr>
          <w:p w14:paraId="2712A462" w14:textId="77777777" w:rsidR="002A7663" w:rsidRDefault="002A7663" w:rsidP="002A7663">
            <w:pPr>
              <w:jc w:val="center"/>
              <w:rPr>
                <w:rFonts w:ascii="Times New Roman" w:hAnsi="Times New Roman"/>
                <w:sz w:val="24"/>
                <w:szCs w:val="24"/>
                <w:lang w:val="en-US"/>
              </w:rPr>
            </w:pPr>
          </w:p>
        </w:tc>
        <w:tc>
          <w:tcPr>
            <w:tcW w:w="839" w:type="dxa"/>
          </w:tcPr>
          <w:p w14:paraId="11390278" w14:textId="77777777" w:rsidR="002A7663" w:rsidRDefault="002A7663" w:rsidP="002A7663">
            <w:pPr>
              <w:jc w:val="center"/>
              <w:rPr>
                <w:rFonts w:ascii="Times New Roman" w:hAnsi="Times New Roman"/>
                <w:sz w:val="24"/>
                <w:szCs w:val="24"/>
                <w:lang w:val="en-US"/>
              </w:rPr>
            </w:pPr>
          </w:p>
        </w:tc>
      </w:tr>
      <w:tr w:rsidR="002A7663" w14:paraId="0F120D78" w14:textId="77777777" w:rsidTr="003F10F7">
        <w:tc>
          <w:tcPr>
            <w:tcW w:w="943" w:type="dxa"/>
          </w:tcPr>
          <w:p w14:paraId="1FB32EF6"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4</w:t>
            </w:r>
          </w:p>
        </w:tc>
        <w:tc>
          <w:tcPr>
            <w:tcW w:w="883" w:type="dxa"/>
          </w:tcPr>
          <w:p w14:paraId="381D4DD0" w14:textId="745F8CDE"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45</w:t>
            </w:r>
          </w:p>
        </w:tc>
        <w:tc>
          <w:tcPr>
            <w:tcW w:w="948" w:type="dxa"/>
          </w:tcPr>
          <w:p w14:paraId="573EF21D" w14:textId="77777777" w:rsidR="002A7663" w:rsidRDefault="002A7663" w:rsidP="002A7663">
            <w:pPr>
              <w:jc w:val="center"/>
              <w:rPr>
                <w:rFonts w:ascii="Times New Roman" w:hAnsi="Times New Roman"/>
                <w:sz w:val="24"/>
                <w:szCs w:val="24"/>
                <w:lang w:val="en-US"/>
              </w:rPr>
            </w:pPr>
          </w:p>
        </w:tc>
        <w:tc>
          <w:tcPr>
            <w:tcW w:w="932" w:type="dxa"/>
          </w:tcPr>
          <w:p w14:paraId="24DB1C4D" w14:textId="77777777" w:rsidR="002A7663" w:rsidRDefault="002A7663" w:rsidP="002A7663">
            <w:pPr>
              <w:jc w:val="center"/>
            </w:pPr>
          </w:p>
        </w:tc>
        <w:tc>
          <w:tcPr>
            <w:tcW w:w="945" w:type="dxa"/>
          </w:tcPr>
          <w:p w14:paraId="04D980AE" w14:textId="77777777" w:rsidR="002A7663" w:rsidRDefault="002A7663" w:rsidP="002A7663">
            <w:pPr>
              <w:jc w:val="center"/>
              <w:rPr>
                <w:rFonts w:ascii="Times New Roman" w:hAnsi="Times New Roman"/>
                <w:sz w:val="24"/>
                <w:szCs w:val="24"/>
                <w:lang w:val="en-US"/>
              </w:rPr>
            </w:pPr>
          </w:p>
        </w:tc>
        <w:tc>
          <w:tcPr>
            <w:tcW w:w="936" w:type="dxa"/>
          </w:tcPr>
          <w:p w14:paraId="272A4A5C" w14:textId="77777777" w:rsidR="002A7663" w:rsidRDefault="002A7663" w:rsidP="002A7663">
            <w:pPr>
              <w:jc w:val="center"/>
              <w:rPr>
                <w:rFonts w:ascii="Times New Roman" w:hAnsi="Times New Roman"/>
                <w:sz w:val="24"/>
                <w:szCs w:val="24"/>
                <w:lang w:val="en-US"/>
              </w:rPr>
            </w:pPr>
          </w:p>
        </w:tc>
        <w:tc>
          <w:tcPr>
            <w:tcW w:w="958" w:type="dxa"/>
          </w:tcPr>
          <w:p w14:paraId="1C737946" w14:textId="77777777" w:rsidR="002A7663" w:rsidRDefault="002A7663" w:rsidP="002A7663">
            <w:pPr>
              <w:jc w:val="center"/>
              <w:rPr>
                <w:rFonts w:ascii="Times New Roman" w:hAnsi="Times New Roman"/>
                <w:sz w:val="24"/>
                <w:szCs w:val="24"/>
                <w:lang w:val="en-US"/>
              </w:rPr>
            </w:pPr>
          </w:p>
        </w:tc>
        <w:tc>
          <w:tcPr>
            <w:tcW w:w="839" w:type="dxa"/>
          </w:tcPr>
          <w:p w14:paraId="150041B5" w14:textId="77777777" w:rsidR="002A7663" w:rsidRDefault="002A7663" w:rsidP="002A7663">
            <w:pPr>
              <w:jc w:val="center"/>
              <w:rPr>
                <w:rFonts w:ascii="Times New Roman" w:hAnsi="Times New Roman"/>
                <w:sz w:val="24"/>
                <w:szCs w:val="24"/>
                <w:lang w:val="en-US"/>
              </w:rPr>
            </w:pPr>
          </w:p>
        </w:tc>
        <w:tc>
          <w:tcPr>
            <w:tcW w:w="839" w:type="dxa"/>
          </w:tcPr>
          <w:p w14:paraId="45E576F9" w14:textId="77777777" w:rsidR="002A7663" w:rsidRDefault="002A7663" w:rsidP="002A7663">
            <w:pPr>
              <w:jc w:val="center"/>
              <w:rPr>
                <w:rFonts w:ascii="Times New Roman" w:hAnsi="Times New Roman"/>
                <w:sz w:val="24"/>
                <w:szCs w:val="24"/>
                <w:lang w:val="en-US"/>
              </w:rPr>
            </w:pPr>
          </w:p>
        </w:tc>
      </w:tr>
    </w:tbl>
    <w:p w14:paraId="7A3FBB46" w14:textId="3A416FA3" w:rsidR="00860FB8" w:rsidRDefault="00860FB8" w:rsidP="00A9038E"/>
    <w:p w14:paraId="7B648658" w14:textId="49A2D275" w:rsidR="005067B4" w:rsidRPr="001F4CCB" w:rsidRDefault="00CD650F" w:rsidP="00A9038E">
      <w:pPr>
        <w:rPr>
          <w:rFonts w:eastAsia="Times New Roman" w:cstheme="minorHAnsi"/>
          <w:sz w:val="24"/>
          <w:szCs w:val="24"/>
          <w:lang w:val="en-GB" w:eastAsia="de-DE"/>
        </w:rPr>
      </w:pPr>
      <w:r w:rsidRPr="001F4CCB">
        <w:rPr>
          <w:rFonts w:eastAsia="Times New Roman" w:cstheme="minorHAnsi"/>
          <w:sz w:val="24"/>
          <w:szCs w:val="24"/>
          <w:lang w:val="en-GB" w:eastAsia="de-DE"/>
        </w:rPr>
        <w:t xml:space="preserve">One unit </w:t>
      </w:r>
      <w:r w:rsidR="0078014A" w:rsidRPr="001F4CCB">
        <w:rPr>
          <w:rFonts w:eastAsia="Times New Roman" w:cstheme="minorHAnsi"/>
          <w:sz w:val="24"/>
          <w:szCs w:val="24"/>
          <w:lang w:val="en-GB" w:eastAsia="de-DE"/>
        </w:rPr>
        <w:t xml:space="preserve">of </w:t>
      </w:r>
      <w:proofErr w:type="spellStart"/>
      <w:r w:rsidR="004C1A27" w:rsidRPr="001F4CCB">
        <w:rPr>
          <w:rFonts w:eastAsia="Times New Roman" w:cstheme="minorHAnsi"/>
          <w:sz w:val="24"/>
          <w:szCs w:val="24"/>
          <w:lang w:val="en-GB" w:eastAsia="de-DE"/>
        </w:rPr>
        <w:t>l</w:t>
      </w:r>
      <w:r w:rsidR="0078014A" w:rsidRPr="001F4CCB">
        <w:rPr>
          <w:rFonts w:eastAsia="Times New Roman" w:cstheme="minorHAnsi"/>
          <w:sz w:val="24"/>
          <w:szCs w:val="24"/>
          <w:lang w:val="en-GB" w:eastAsia="de-DE"/>
        </w:rPr>
        <w:t>abor</w:t>
      </w:r>
      <w:proofErr w:type="spellEnd"/>
      <w:r w:rsidR="0078014A" w:rsidRPr="001F4CCB">
        <w:rPr>
          <w:rFonts w:eastAsia="Times New Roman" w:cstheme="minorHAnsi"/>
          <w:sz w:val="24"/>
          <w:szCs w:val="24"/>
          <w:lang w:val="en-GB" w:eastAsia="de-DE"/>
        </w:rPr>
        <w:t xml:space="preserve"> (L) costs </w:t>
      </w:r>
      <w:r w:rsidR="00D15FE8" w:rsidRPr="001F4CCB">
        <w:rPr>
          <w:rFonts w:eastAsia="Times New Roman" w:cstheme="minorHAnsi"/>
          <w:sz w:val="24"/>
          <w:szCs w:val="24"/>
          <w:lang w:val="en-GB" w:eastAsia="de-DE"/>
        </w:rPr>
        <w:t>20$</w:t>
      </w:r>
    </w:p>
    <w:p w14:paraId="076D265A" w14:textId="77777777"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Complete the table. (10 points)</w:t>
      </w:r>
    </w:p>
    <w:p w14:paraId="01650EE2" w14:textId="58539B8B"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is the minimal price that the firm will produce in the short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1CF8B2D2" w14:textId="3006A95A"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is the minimal price that the firm will produce in the long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0BF0D70B" w14:textId="62280EC2"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It is known that</w:t>
      </w:r>
      <w:ins w:id="86" w:author="Krumer Alexander" w:date="2021-12-05T21:01:00Z">
        <w:r w:rsidR="00CD013B">
          <w:rPr>
            <w:rFonts w:eastAsia="Times New Roman" w:cstheme="minorHAnsi"/>
            <w:sz w:val="24"/>
            <w:szCs w:val="24"/>
            <w:lang w:eastAsia="de-DE"/>
          </w:rPr>
          <w:t xml:space="preserve"> each unit of production can be sold in the market fo</w:t>
        </w:r>
      </w:ins>
      <w:ins w:id="87" w:author="Krumer Alexander" w:date="2021-12-05T21:02:00Z">
        <w:r w:rsidR="00CD013B">
          <w:rPr>
            <w:rFonts w:eastAsia="Times New Roman" w:cstheme="minorHAnsi"/>
            <w:sz w:val="24"/>
            <w:szCs w:val="24"/>
            <w:lang w:eastAsia="de-DE"/>
          </w:rPr>
          <w:t>r</w:t>
        </w:r>
      </w:ins>
      <w:del w:id="88" w:author="Krumer Alexander" w:date="2021-12-05T21:02:00Z">
        <w:r w:rsidRPr="001F4CCB" w:rsidDel="00CD013B">
          <w:rPr>
            <w:rFonts w:eastAsia="Times New Roman" w:cstheme="minorHAnsi"/>
            <w:sz w:val="24"/>
            <w:szCs w:val="24"/>
            <w:lang w:val="en-GB" w:eastAsia="de-DE"/>
          </w:rPr>
          <w:delText xml:space="preserve"> the</w:delText>
        </w:r>
        <w:r w:rsidR="007A0ADF" w:rsidDel="00CD013B">
          <w:rPr>
            <w:rFonts w:eastAsia="Times New Roman" w:cstheme="minorHAnsi"/>
            <w:sz w:val="24"/>
            <w:szCs w:val="24"/>
            <w:lang w:val="en-GB" w:eastAsia="de-DE"/>
          </w:rPr>
          <w:delText xml:space="preserve"> selling</w:delText>
        </w:r>
        <w:r w:rsidRPr="001F4CCB" w:rsidDel="00CD013B">
          <w:rPr>
            <w:rFonts w:eastAsia="Times New Roman" w:cstheme="minorHAnsi"/>
            <w:sz w:val="24"/>
            <w:szCs w:val="24"/>
            <w:lang w:val="en-GB" w:eastAsia="de-DE"/>
          </w:rPr>
          <w:delText xml:space="preserve"> price is</w:delText>
        </w:r>
      </w:del>
      <w:r w:rsidRPr="001F4CCB">
        <w:rPr>
          <w:rFonts w:eastAsia="Times New Roman" w:cstheme="minorHAnsi"/>
          <w:sz w:val="24"/>
          <w:szCs w:val="24"/>
          <w:lang w:val="en-GB" w:eastAsia="de-DE"/>
        </w:rPr>
        <w:t xml:space="preserve"> </w:t>
      </w:r>
      <w:r w:rsidR="005904BD">
        <w:rPr>
          <w:rFonts w:eastAsia="Times New Roman" w:cstheme="minorHAnsi"/>
          <w:sz w:val="24"/>
          <w:szCs w:val="24"/>
          <w:lang w:val="en-GB" w:eastAsia="de-DE"/>
        </w:rPr>
        <w:t>240</w:t>
      </w:r>
      <w:r w:rsidR="007A0ADF">
        <w:rPr>
          <w:rFonts w:eastAsia="Times New Roman" w:cstheme="minorHAnsi"/>
          <w:sz w:val="24"/>
          <w:szCs w:val="24"/>
          <w:lang w:val="en-GB" w:eastAsia="de-DE"/>
        </w:rPr>
        <w:t>$</w:t>
      </w:r>
      <w:ins w:id="89" w:author="Krumer Alexander" w:date="2021-12-05T21:02:00Z">
        <w:r w:rsidR="00CD013B">
          <w:rPr>
            <w:rFonts w:eastAsia="Times New Roman" w:cstheme="minorHAnsi"/>
            <w:sz w:val="24"/>
            <w:szCs w:val="24"/>
            <w:lang w:eastAsia="de-DE"/>
          </w:rPr>
          <w:t xml:space="preserve"> (p=240)</w:t>
        </w:r>
      </w:ins>
      <w:r w:rsidRPr="001F4CCB">
        <w:rPr>
          <w:rFonts w:eastAsia="Times New Roman" w:cstheme="minorHAnsi"/>
          <w:sz w:val="24"/>
          <w:szCs w:val="24"/>
          <w:lang w:val="en-GB" w:eastAsia="de-DE"/>
        </w:rPr>
        <w:t>. What would be the production of the firm?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31767B2E" w14:textId="18A333C0"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would be its profit in the short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29605C0E" w14:textId="029BC61C"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would be its profit in the long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06709F89" w14:textId="29A4F3C2" w:rsidR="001F4CCB" w:rsidRDefault="001F4CCB" w:rsidP="00A9038E"/>
    <w:p w14:paraId="38281AAA" w14:textId="77777777" w:rsidR="001F4CCB" w:rsidRPr="00A9038E" w:rsidRDefault="001F4CCB" w:rsidP="00A9038E"/>
    <w:p w14:paraId="623B0C5B" w14:textId="5052CBF3" w:rsidR="00A9038E" w:rsidRDefault="00A9038E" w:rsidP="00A9038E">
      <w:pPr>
        <w:pStyle w:val="Heading1"/>
        <w:rPr>
          <w:bCs/>
          <w:sz w:val="24"/>
          <w:szCs w:val="24"/>
        </w:rPr>
      </w:pPr>
      <w:r w:rsidRPr="005831AF">
        <w:rPr>
          <w:bCs/>
          <w:sz w:val="24"/>
          <w:szCs w:val="24"/>
        </w:rPr>
        <w:t>Answer</w:t>
      </w:r>
    </w:p>
    <w:p w14:paraId="1366FD20" w14:textId="1A2E7E8B" w:rsidR="00B04C3B" w:rsidRPr="00B04C3B" w:rsidRDefault="00B04C3B" w:rsidP="00B04C3B">
      <w:pPr>
        <w:pStyle w:val="ListParagraph"/>
        <w:numPr>
          <w:ilvl w:val="0"/>
          <w:numId w:val="10"/>
        </w:numPr>
      </w:pPr>
    </w:p>
    <w:tbl>
      <w:tblPr>
        <w:tblStyle w:val="TableGrid"/>
        <w:tblW w:w="9396" w:type="dxa"/>
        <w:tblLook w:val="04A0" w:firstRow="1" w:lastRow="0" w:firstColumn="1" w:lastColumn="0" w:noHBand="0" w:noVBand="1"/>
      </w:tblPr>
      <w:tblGrid>
        <w:gridCol w:w="741"/>
        <w:gridCol w:w="628"/>
        <w:gridCol w:w="664"/>
        <w:gridCol w:w="686"/>
        <w:gridCol w:w="812"/>
        <w:gridCol w:w="715"/>
        <w:gridCol w:w="1318"/>
        <w:gridCol w:w="756"/>
        <w:gridCol w:w="752"/>
        <w:gridCol w:w="769"/>
        <w:gridCol w:w="776"/>
        <w:gridCol w:w="779"/>
      </w:tblGrid>
      <w:tr w:rsidR="00730283" w14:paraId="5A8884B5" w14:textId="77777777" w:rsidTr="00730283">
        <w:tc>
          <w:tcPr>
            <w:tcW w:w="783" w:type="dxa"/>
          </w:tcPr>
          <w:p w14:paraId="3B5C5DB3"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TP (Q)</w:t>
            </w:r>
          </w:p>
        </w:tc>
        <w:tc>
          <w:tcPr>
            <w:tcW w:w="653" w:type="dxa"/>
          </w:tcPr>
          <w:p w14:paraId="2D18C028" w14:textId="41B1A92A" w:rsidR="00730283" w:rsidRDefault="00730283" w:rsidP="00730283">
            <w:pPr>
              <w:jc w:val="center"/>
              <w:rPr>
                <w:rFonts w:ascii="Times New Roman" w:hAnsi="Times New Roman" w:cs="Times New Roman"/>
                <w:sz w:val="24"/>
                <w:szCs w:val="24"/>
              </w:rPr>
            </w:pPr>
            <m:oMathPara>
              <m:oMath>
                <m:r>
                  <w:rPr>
                    <w:rFonts w:ascii="Cambria Math" w:hAnsi="Cambria Math" w:cs="Times New Roman"/>
                    <w:sz w:val="24"/>
                    <w:szCs w:val="24"/>
                  </w:rPr>
                  <m:t>δQ</m:t>
                </m:r>
              </m:oMath>
            </m:oMathPara>
          </w:p>
        </w:tc>
        <w:tc>
          <w:tcPr>
            <w:tcW w:w="710" w:type="dxa"/>
          </w:tcPr>
          <w:p w14:paraId="6183805B" w14:textId="40AF6CE9"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L</w:t>
            </w:r>
          </w:p>
        </w:tc>
        <w:tc>
          <w:tcPr>
            <w:tcW w:w="732" w:type="dxa"/>
          </w:tcPr>
          <w:p w14:paraId="24CDEEFE" w14:textId="1ABB32F0" w:rsidR="00730283" w:rsidRDefault="00730283" w:rsidP="00730283">
            <w:pPr>
              <w:jc w:val="center"/>
              <w:rPr>
                <w:rFonts w:ascii="Times New Roman" w:hAnsi="Times New Roman" w:cs="Times New Roman"/>
                <w:sz w:val="24"/>
                <w:szCs w:val="24"/>
              </w:rPr>
            </w:pPr>
            <m:oMathPara>
              <m:oMath>
                <m:r>
                  <w:rPr>
                    <w:rFonts w:ascii="Cambria Math" w:hAnsi="Cambria Math" w:cs="Times New Roman"/>
                    <w:sz w:val="24"/>
                    <w:szCs w:val="24"/>
                  </w:rPr>
                  <m:t>δL</m:t>
                </m:r>
              </m:oMath>
            </m:oMathPara>
          </w:p>
        </w:tc>
        <w:tc>
          <w:tcPr>
            <w:tcW w:w="825" w:type="dxa"/>
          </w:tcPr>
          <w:p w14:paraId="0CE00538" w14:textId="5536725B"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MP</w:t>
            </w:r>
          </w:p>
        </w:tc>
        <w:tc>
          <w:tcPr>
            <w:tcW w:w="761" w:type="dxa"/>
          </w:tcPr>
          <w:p w14:paraId="0934E6E0"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FC</w:t>
            </w:r>
          </w:p>
        </w:tc>
        <w:tc>
          <w:tcPr>
            <w:tcW w:w="963" w:type="dxa"/>
          </w:tcPr>
          <w:p w14:paraId="4D89D553" w14:textId="77777777" w:rsidR="00730283" w:rsidRDefault="00730283" w:rsidP="00730283">
            <w:pPr>
              <w:jc w:val="center"/>
              <w:rPr>
                <w:rFonts w:ascii="Times New Roman" w:hAnsi="Times New Roman" w:cs="Times New Roman"/>
                <w:sz w:val="24"/>
                <w:szCs w:val="24"/>
                <w:lang w:val="en-US"/>
              </w:rPr>
            </w:pPr>
            <w:commentRangeStart w:id="90"/>
            <w:r>
              <w:rPr>
                <w:rFonts w:ascii="Times New Roman" w:hAnsi="Times New Roman" w:cs="Times New Roman"/>
                <w:sz w:val="24"/>
                <w:szCs w:val="24"/>
                <w:lang w:val="en-US"/>
              </w:rPr>
              <w:t>Cost(L)</w:t>
            </w:r>
            <w:commentRangeEnd w:id="90"/>
            <w:r w:rsidR="009C1660">
              <w:rPr>
                <w:rStyle w:val="CommentReference"/>
                <w:lang w:val="en-US"/>
              </w:rPr>
              <w:commentReference w:id="90"/>
            </w:r>
          </w:p>
        </w:tc>
        <w:tc>
          <w:tcPr>
            <w:tcW w:w="796" w:type="dxa"/>
          </w:tcPr>
          <w:p w14:paraId="3BC9A29A"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VC</w:t>
            </w:r>
          </w:p>
        </w:tc>
        <w:tc>
          <w:tcPr>
            <w:tcW w:w="791" w:type="dxa"/>
          </w:tcPr>
          <w:p w14:paraId="416FB26E"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TC</w:t>
            </w:r>
          </w:p>
        </w:tc>
        <w:tc>
          <w:tcPr>
            <w:tcW w:w="809" w:type="dxa"/>
          </w:tcPr>
          <w:p w14:paraId="751D008C"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MC</w:t>
            </w:r>
          </w:p>
        </w:tc>
        <w:tc>
          <w:tcPr>
            <w:tcW w:w="781" w:type="dxa"/>
          </w:tcPr>
          <w:p w14:paraId="74AAEBD9"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ATC</w:t>
            </w:r>
          </w:p>
        </w:tc>
        <w:tc>
          <w:tcPr>
            <w:tcW w:w="792" w:type="dxa"/>
          </w:tcPr>
          <w:p w14:paraId="5C26E0BC"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AVC</w:t>
            </w:r>
          </w:p>
        </w:tc>
      </w:tr>
      <w:tr w:rsidR="00730283" w14:paraId="25D998DB" w14:textId="77777777" w:rsidTr="00730283">
        <w:tc>
          <w:tcPr>
            <w:tcW w:w="783" w:type="dxa"/>
          </w:tcPr>
          <w:p w14:paraId="4257E99F"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653" w:type="dxa"/>
          </w:tcPr>
          <w:p w14:paraId="15C4A54B" w14:textId="0B4C01A0" w:rsidR="00730283" w:rsidRDefault="00D25330" w:rsidP="00730283">
            <w:pPr>
              <w:jc w:val="center"/>
              <w:rPr>
                <w:rFonts w:ascii="Times New Roman" w:hAnsi="Times New Roman"/>
                <w:sz w:val="24"/>
                <w:szCs w:val="24"/>
              </w:rPr>
            </w:pPr>
            <w:r>
              <w:rPr>
                <w:rFonts w:ascii="Times New Roman" w:hAnsi="Times New Roman" w:cs="Times New Roman"/>
                <w:sz w:val="24"/>
                <w:szCs w:val="24"/>
              </w:rPr>
              <w:t>0</w:t>
            </w:r>
          </w:p>
        </w:tc>
        <w:tc>
          <w:tcPr>
            <w:tcW w:w="710" w:type="dxa"/>
          </w:tcPr>
          <w:p w14:paraId="41AA58BF" w14:textId="70AA105D" w:rsidR="00730283" w:rsidRDefault="00730283" w:rsidP="00730283">
            <w:pPr>
              <w:jc w:val="center"/>
              <w:rPr>
                <w:rFonts w:ascii="Times New Roman" w:hAnsi="Times New Roman" w:cs="Times New Roman"/>
                <w:sz w:val="24"/>
                <w:szCs w:val="24"/>
                <w:lang w:val="en-US"/>
              </w:rPr>
            </w:pPr>
            <w:r>
              <w:rPr>
                <w:rFonts w:ascii="Times New Roman" w:hAnsi="Times New Roman"/>
                <w:sz w:val="24"/>
                <w:szCs w:val="24"/>
                <w:lang w:val="en-US"/>
              </w:rPr>
              <w:t>0</w:t>
            </w:r>
          </w:p>
        </w:tc>
        <w:tc>
          <w:tcPr>
            <w:tcW w:w="732" w:type="dxa"/>
          </w:tcPr>
          <w:p w14:paraId="2FEF3653" w14:textId="11E6EB97" w:rsidR="00730283" w:rsidRDefault="00730283" w:rsidP="00730283">
            <w:pPr>
              <w:jc w:val="center"/>
              <w:rPr>
                <w:rFonts w:ascii="Times New Roman" w:hAnsi="Times New Roman" w:cs="Times New Roman"/>
                <w:sz w:val="24"/>
                <w:szCs w:val="24"/>
              </w:rPr>
            </w:pPr>
            <w:r>
              <w:rPr>
                <w:rFonts w:ascii="Times New Roman" w:hAnsi="Times New Roman" w:cs="Times New Roman"/>
                <w:sz w:val="24"/>
                <w:szCs w:val="24"/>
              </w:rPr>
              <w:t>0</w:t>
            </w:r>
          </w:p>
        </w:tc>
        <w:tc>
          <w:tcPr>
            <w:tcW w:w="825" w:type="dxa"/>
          </w:tcPr>
          <w:p w14:paraId="3F1B6503" w14:textId="52C28A89" w:rsidR="00730283" w:rsidRDefault="000A53E9"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61" w:type="dxa"/>
          </w:tcPr>
          <w:p w14:paraId="18FF04D3" w14:textId="02039444" w:rsidR="00730283" w:rsidRDefault="004A3D8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963" w:type="dxa"/>
          </w:tcPr>
          <w:p w14:paraId="0A68D93D" w14:textId="4942703C"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20</w:t>
            </w:r>
          </w:p>
        </w:tc>
        <w:tc>
          <w:tcPr>
            <w:tcW w:w="796" w:type="dxa"/>
          </w:tcPr>
          <w:p w14:paraId="7362B0AE"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91" w:type="dxa"/>
          </w:tcPr>
          <w:p w14:paraId="2C20F3E8" w14:textId="0D0A717F" w:rsidR="00730283" w:rsidRDefault="004A3D8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809" w:type="dxa"/>
          </w:tcPr>
          <w:p w14:paraId="0739C5F4" w14:textId="0C49949F" w:rsidR="00730283" w:rsidRDefault="000A53E9"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81" w:type="dxa"/>
          </w:tcPr>
          <w:p w14:paraId="4E6BDDBC" w14:textId="157C0B89" w:rsidR="00730283" w:rsidRDefault="00D25330"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92" w:type="dxa"/>
          </w:tcPr>
          <w:p w14:paraId="1B2642B3" w14:textId="789DC8B4" w:rsidR="00730283" w:rsidRDefault="003E3DD9"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4A3D8C" w14:paraId="296A450E" w14:textId="77777777" w:rsidTr="00730283">
        <w:tc>
          <w:tcPr>
            <w:tcW w:w="783" w:type="dxa"/>
          </w:tcPr>
          <w:p w14:paraId="27C9DC82" w14:textId="77777777"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53" w:type="dxa"/>
          </w:tcPr>
          <w:p w14:paraId="13A832B4" w14:textId="225D0954" w:rsidR="004A3D8C" w:rsidRDefault="004A3D8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710" w:type="dxa"/>
          </w:tcPr>
          <w:p w14:paraId="061D1DA1" w14:textId="701EB190" w:rsidR="004A3D8C" w:rsidRDefault="00BD65A6"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732" w:type="dxa"/>
          </w:tcPr>
          <w:p w14:paraId="3581FD3D" w14:textId="37264305" w:rsidR="004A3D8C" w:rsidRDefault="002F6EF5" w:rsidP="004A3D8C">
            <w:pPr>
              <w:jc w:val="center"/>
              <w:rPr>
                <w:rFonts w:ascii="Times New Roman" w:hAnsi="Times New Roman" w:cs="Times New Roman"/>
                <w:sz w:val="24"/>
                <w:szCs w:val="24"/>
              </w:rPr>
            </w:pPr>
            <w:r>
              <w:rPr>
                <w:rFonts w:ascii="Times New Roman" w:hAnsi="Times New Roman" w:cs="Times New Roman"/>
                <w:sz w:val="24"/>
                <w:szCs w:val="24"/>
              </w:rPr>
              <w:t>10</w:t>
            </w:r>
          </w:p>
        </w:tc>
        <w:tc>
          <w:tcPr>
            <w:tcW w:w="825" w:type="dxa"/>
          </w:tcPr>
          <w:p w14:paraId="26065805" w14:textId="166AD738"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w:t>
            </w:r>
            <w:r w:rsidR="002F6EF5">
              <w:rPr>
                <w:rFonts w:ascii="Times New Roman" w:hAnsi="Times New Roman" w:cs="Times New Roman"/>
                <w:sz w:val="24"/>
                <w:szCs w:val="24"/>
                <w:lang w:val="en-US"/>
              </w:rPr>
              <w:t>1</w:t>
            </w:r>
          </w:p>
        </w:tc>
        <w:tc>
          <w:tcPr>
            <w:tcW w:w="761" w:type="dxa"/>
          </w:tcPr>
          <w:p w14:paraId="5C6B89F0" w14:textId="7B06D17B" w:rsidR="004A3D8C" w:rsidRDefault="004A3D8C" w:rsidP="004A3D8C">
            <w:pPr>
              <w:jc w:val="center"/>
            </w:pPr>
            <w:r w:rsidRPr="00DF5F76">
              <w:rPr>
                <w:rFonts w:ascii="Times New Roman" w:hAnsi="Times New Roman" w:cs="Times New Roman"/>
                <w:sz w:val="24"/>
                <w:szCs w:val="24"/>
                <w:lang w:val="en-US"/>
              </w:rPr>
              <w:t>50</w:t>
            </w:r>
          </w:p>
        </w:tc>
        <w:tc>
          <w:tcPr>
            <w:tcW w:w="963" w:type="dxa"/>
          </w:tcPr>
          <w:p w14:paraId="24979907" w14:textId="371B1607" w:rsidR="004A3D8C" w:rsidRDefault="004A3D8C" w:rsidP="004A3D8C">
            <w:pPr>
              <w:jc w:val="center"/>
              <w:rPr>
                <w:rFonts w:ascii="Times New Roman" w:hAnsi="Times New Roman" w:cs="Times New Roman"/>
                <w:sz w:val="24"/>
                <w:szCs w:val="24"/>
                <w:lang w:val="en-US"/>
              </w:rPr>
            </w:pPr>
            <w:r w:rsidRPr="00906617">
              <w:rPr>
                <w:rFonts w:ascii="Times New Roman" w:hAnsi="Times New Roman" w:cs="Times New Roman"/>
                <w:sz w:val="24"/>
                <w:szCs w:val="24"/>
                <w:lang w:val="en-US"/>
              </w:rPr>
              <w:t>20</w:t>
            </w:r>
          </w:p>
        </w:tc>
        <w:tc>
          <w:tcPr>
            <w:tcW w:w="796" w:type="dxa"/>
          </w:tcPr>
          <w:p w14:paraId="66D6570A" w14:textId="691CD465"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791" w:type="dxa"/>
          </w:tcPr>
          <w:p w14:paraId="47D60EFF" w14:textId="1EB71078"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250</w:t>
            </w:r>
          </w:p>
        </w:tc>
        <w:tc>
          <w:tcPr>
            <w:tcW w:w="809" w:type="dxa"/>
          </w:tcPr>
          <w:p w14:paraId="7A0A29D8" w14:textId="591B9BD0"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781" w:type="dxa"/>
          </w:tcPr>
          <w:p w14:paraId="72F4422B" w14:textId="33C2BBAF"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250</w:t>
            </w:r>
          </w:p>
        </w:tc>
        <w:tc>
          <w:tcPr>
            <w:tcW w:w="792" w:type="dxa"/>
          </w:tcPr>
          <w:p w14:paraId="1F9B71D2" w14:textId="29DFE821" w:rsidR="004A3D8C" w:rsidRDefault="005904BD"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r>
      <w:tr w:rsidR="004A3D8C" w14:paraId="61183161" w14:textId="77777777" w:rsidTr="00730283">
        <w:tc>
          <w:tcPr>
            <w:tcW w:w="783" w:type="dxa"/>
          </w:tcPr>
          <w:p w14:paraId="6CE7F3AA" w14:textId="77777777"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53" w:type="dxa"/>
          </w:tcPr>
          <w:p w14:paraId="4E89661F" w14:textId="1A61847A" w:rsidR="004A3D8C" w:rsidRDefault="004A3D8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710" w:type="dxa"/>
          </w:tcPr>
          <w:p w14:paraId="197BA8D6" w14:textId="2DFEE02C" w:rsidR="004A3D8C" w:rsidRDefault="004A3D8C" w:rsidP="004A3D8C">
            <w:pPr>
              <w:jc w:val="center"/>
              <w:rPr>
                <w:rFonts w:ascii="Times New Roman" w:hAnsi="Times New Roman" w:cs="Times New Roman"/>
                <w:sz w:val="24"/>
                <w:szCs w:val="24"/>
                <w:lang w:val="en-US"/>
              </w:rPr>
            </w:pPr>
            <w:r>
              <w:rPr>
                <w:rFonts w:ascii="Times New Roman" w:hAnsi="Times New Roman"/>
                <w:sz w:val="24"/>
                <w:szCs w:val="24"/>
                <w:lang w:val="en-US"/>
              </w:rPr>
              <w:t>1</w:t>
            </w:r>
            <w:r w:rsidR="002F6EF5">
              <w:rPr>
                <w:rFonts w:ascii="Times New Roman" w:hAnsi="Times New Roman"/>
                <w:sz w:val="24"/>
                <w:szCs w:val="24"/>
                <w:lang w:val="en-US"/>
              </w:rPr>
              <w:t>8</w:t>
            </w:r>
          </w:p>
        </w:tc>
        <w:tc>
          <w:tcPr>
            <w:tcW w:w="732" w:type="dxa"/>
          </w:tcPr>
          <w:p w14:paraId="6446ECC6" w14:textId="7C93571B" w:rsidR="004A3D8C" w:rsidRDefault="002F6EF5" w:rsidP="004A3D8C">
            <w:pPr>
              <w:jc w:val="center"/>
              <w:rPr>
                <w:rFonts w:ascii="Times New Roman" w:hAnsi="Times New Roman" w:cs="Times New Roman"/>
                <w:sz w:val="24"/>
                <w:szCs w:val="24"/>
              </w:rPr>
            </w:pPr>
            <w:r>
              <w:rPr>
                <w:rFonts w:ascii="Times New Roman" w:hAnsi="Times New Roman" w:cs="Times New Roman"/>
                <w:sz w:val="24"/>
                <w:szCs w:val="24"/>
              </w:rPr>
              <w:t>8</w:t>
            </w:r>
          </w:p>
        </w:tc>
        <w:tc>
          <w:tcPr>
            <w:tcW w:w="825" w:type="dxa"/>
          </w:tcPr>
          <w:p w14:paraId="3808D8C2" w14:textId="6172CDFF"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0.1</w:t>
            </w:r>
            <w:r w:rsidR="002F6EF5">
              <w:rPr>
                <w:rFonts w:ascii="Times New Roman" w:hAnsi="Times New Roman" w:cs="Times New Roman"/>
                <w:sz w:val="24"/>
                <w:szCs w:val="24"/>
                <w:lang w:val="en-US"/>
              </w:rPr>
              <w:t>25</w:t>
            </w:r>
          </w:p>
        </w:tc>
        <w:tc>
          <w:tcPr>
            <w:tcW w:w="761" w:type="dxa"/>
          </w:tcPr>
          <w:p w14:paraId="46705B19" w14:textId="2F5B67CD" w:rsidR="004A3D8C" w:rsidRDefault="004A3D8C" w:rsidP="004A3D8C">
            <w:pPr>
              <w:jc w:val="center"/>
            </w:pPr>
            <w:r w:rsidRPr="00DF5F76">
              <w:rPr>
                <w:rFonts w:ascii="Times New Roman" w:hAnsi="Times New Roman" w:cs="Times New Roman"/>
                <w:sz w:val="24"/>
                <w:szCs w:val="24"/>
                <w:lang w:val="en-US"/>
              </w:rPr>
              <w:t>50</w:t>
            </w:r>
          </w:p>
        </w:tc>
        <w:tc>
          <w:tcPr>
            <w:tcW w:w="963" w:type="dxa"/>
          </w:tcPr>
          <w:p w14:paraId="5F63B901" w14:textId="2CEDF3DA" w:rsidR="004A3D8C" w:rsidRDefault="004A3D8C" w:rsidP="004A3D8C">
            <w:pPr>
              <w:jc w:val="center"/>
              <w:rPr>
                <w:rFonts w:ascii="Times New Roman" w:hAnsi="Times New Roman" w:cs="Times New Roman"/>
                <w:sz w:val="24"/>
                <w:szCs w:val="24"/>
                <w:lang w:val="en-US"/>
              </w:rPr>
            </w:pPr>
            <w:r w:rsidRPr="00906617">
              <w:rPr>
                <w:rFonts w:ascii="Times New Roman" w:hAnsi="Times New Roman" w:cs="Times New Roman"/>
                <w:sz w:val="24"/>
                <w:szCs w:val="24"/>
                <w:lang w:val="en-US"/>
              </w:rPr>
              <w:t>20</w:t>
            </w:r>
          </w:p>
        </w:tc>
        <w:tc>
          <w:tcPr>
            <w:tcW w:w="796" w:type="dxa"/>
          </w:tcPr>
          <w:p w14:paraId="0FBD3CEC" w14:textId="5D5F102C"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360</w:t>
            </w:r>
          </w:p>
        </w:tc>
        <w:tc>
          <w:tcPr>
            <w:tcW w:w="791" w:type="dxa"/>
          </w:tcPr>
          <w:p w14:paraId="69D6F03D" w14:textId="2781D12D"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410</w:t>
            </w:r>
          </w:p>
        </w:tc>
        <w:tc>
          <w:tcPr>
            <w:tcW w:w="809" w:type="dxa"/>
          </w:tcPr>
          <w:p w14:paraId="75CB5170" w14:textId="0AF025C8"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160</w:t>
            </w:r>
          </w:p>
        </w:tc>
        <w:tc>
          <w:tcPr>
            <w:tcW w:w="781" w:type="dxa"/>
          </w:tcPr>
          <w:p w14:paraId="14002A81" w14:textId="0C8CC482" w:rsidR="004A3D8C" w:rsidRDefault="005904BD" w:rsidP="004A3D8C">
            <w:pPr>
              <w:jc w:val="center"/>
              <w:rPr>
                <w:rFonts w:ascii="Times New Roman" w:hAnsi="Times New Roman" w:cs="Times New Roman"/>
                <w:sz w:val="24"/>
                <w:szCs w:val="24"/>
                <w:lang w:val="en-US"/>
              </w:rPr>
            </w:pPr>
            <w:r>
              <w:rPr>
                <w:rFonts w:ascii="Times New Roman" w:hAnsi="Times New Roman" w:cs="Times New Roman"/>
                <w:color w:val="FF0000"/>
                <w:sz w:val="24"/>
                <w:szCs w:val="24"/>
                <w:lang w:val="en-US"/>
              </w:rPr>
              <w:t>205</w:t>
            </w:r>
          </w:p>
        </w:tc>
        <w:tc>
          <w:tcPr>
            <w:tcW w:w="792" w:type="dxa"/>
          </w:tcPr>
          <w:p w14:paraId="656B513B" w14:textId="73969F16" w:rsidR="004A3D8C" w:rsidRDefault="005904BD" w:rsidP="004A3D8C">
            <w:pPr>
              <w:jc w:val="center"/>
              <w:rPr>
                <w:rFonts w:ascii="Times New Roman" w:hAnsi="Times New Roman" w:cs="Times New Roman"/>
                <w:sz w:val="24"/>
                <w:szCs w:val="24"/>
                <w:lang w:val="en-US"/>
              </w:rPr>
            </w:pPr>
            <w:r>
              <w:rPr>
                <w:rFonts w:ascii="Times New Roman" w:hAnsi="Times New Roman" w:cs="Times New Roman"/>
                <w:color w:val="FF0000"/>
                <w:sz w:val="24"/>
                <w:szCs w:val="24"/>
                <w:lang w:val="en-US"/>
              </w:rPr>
              <w:t>180</w:t>
            </w:r>
          </w:p>
        </w:tc>
      </w:tr>
      <w:tr w:rsidR="004A3D8C" w14:paraId="41B1C55F" w14:textId="77777777" w:rsidTr="00730283">
        <w:tc>
          <w:tcPr>
            <w:tcW w:w="783" w:type="dxa"/>
          </w:tcPr>
          <w:p w14:paraId="782B341F" w14:textId="77777777" w:rsidR="004A3D8C" w:rsidRPr="00D6099A" w:rsidRDefault="004A3D8C" w:rsidP="004A3D8C">
            <w:pPr>
              <w:jc w:val="center"/>
              <w:rPr>
                <w:rFonts w:ascii="Times New Roman" w:hAnsi="Times New Roman" w:cs="Times New Roman"/>
                <w:b/>
                <w:bCs/>
                <w:sz w:val="24"/>
                <w:szCs w:val="24"/>
                <w:lang w:val="en-US"/>
              </w:rPr>
            </w:pPr>
            <w:r w:rsidRPr="00D6099A">
              <w:rPr>
                <w:rFonts w:ascii="Times New Roman" w:hAnsi="Times New Roman" w:cs="Times New Roman"/>
                <w:b/>
                <w:bCs/>
                <w:sz w:val="24"/>
                <w:szCs w:val="24"/>
                <w:lang w:val="en-US"/>
              </w:rPr>
              <w:t>3</w:t>
            </w:r>
          </w:p>
        </w:tc>
        <w:tc>
          <w:tcPr>
            <w:tcW w:w="653" w:type="dxa"/>
          </w:tcPr>
          <w:p w14:paraId="5A4DC83E" w14:textId="410C2743" w:rsidR="004A3D8C" w:rsidRDefault="004A3D8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710" w:type="dxa"/>
          </w:tcPr>
          <w:p w14:paraId="2C7B79F5" w14:textId="2F6EDF5B" w:rsidR="004A3D8C" w:rsidRDefault="002F6EF5" w:rsidP="004A3D8C">
            <w:pPr>
              <w:jc w:val="center"/>
              <w:rPr>
                <w:rFonts w:ascii="Times New Roman" w:hAnsi="Times New Roman" w:cs="Times New Roman"/>
                <w:sz w:val="24"/>
                <w:szCs w:val="24"/>
                <w:lang w:val="en-US"/>
              </w:rPr>
            </w:pPr>
            <w:r>
              <w:rPr>
                <w:rFonts w:ascii="Times New Roman" w:hAnsi="Times New Roman"/>
                <w:sz w:val="24"/>
                <w:szCs w:val="24"/>
                <w:lang w:val="en-US"/>
              </w:rPr>
              <w:t>30</w:t>
            </w:r>
          </w:p>
        </w:tc>
        <w:tc>
          <w:tcPr>
            <w:tcW w:w="732" w:type="dxa"/>
          </w:tcPr>
          <w:p w14:paraId="01CB0C1A" w14:textId="56863B86" w:rsidR="004A3D8C" w:rsidRDefault="002F6EF5" w:rsidP="004A3D8C">
            <w:pPr>
              <w:jc w:val="center"/>
              <w:rPr>
                <w:rFonts w:ascii="Times New Roman" w:hAnsi="Times New Roman" w:cs="Times New Roman"/>
                <w:sz w:val="24"/>
                <w:szCs w:val="24"/>
              </w:rPr>
            </w:pPr>
            <w:r>
              <w:rPr>
                <w:rFonts w:ascii="Times New Roman" w:hAnsi="Times New Roman" w:cs="Times New Roman"/>
                <w:sz w:val="24"/>
                <w:szCs w:val="24"/>
              </w:rPr>
              <w:t>12</w:t>
            </w:r>
          </w:p>
        </w:tc>
        <w:tc>
          <w:tcPr>
            <w:tcW w:w="825" w:type="dxa"/>
          </w:tcPr>
          <w:p w14:paraId="180266AD" w14:textId="4F9B7176"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w:t>
            </w:r>
            <w:r w:rsidR="007B00D2">
              <w:rPr>
                <w:rFonts w:ascii="Times New Roman" w:hAnsi="Times New Roman" w:cs="Times New Roman"/>
                <w:sz w:val="24"/>
                <w:szCs w:val="24"/>
                <w:lang w:val="en-US"/>
              </w:rPr>
              <w:t>08</w:t>
            </w:r>
          </w:p>
        </w:tc>
        <w:tc>
          <w:tcPr>
            <w:tcW w:w="761" w:type="dxa"/>
          </w:tcPr>
          <w:p w14:paraId="2F29B6F1" w14:textId="707C84DE" w:rsidR="004A3D8C" w:rsidRDefault="004A3D8C" w:rsidP="004A3D8C">
            <w:pPr>
              <w:jc w:val="center"/>
            </w:pPr>
            <w:r w:rsidRPr="00DF5F76">
              <w:rPr>
                <w:rFonts w:ascii="Times New Roman" w:hAnsi="Times New Roman" w:cs="Times New Roman"/>
                <w:sz w:val="24"/>
                <w:szCs w:val="24"/>
                <w:lang w:val="en-US"/>
              </w:rPr>
              <w:t>50</w:t>
            </w:r>
          </w:p>
        </w:tc>
        <w:tc>
          <w:tcPr>
            <w:tcW w:w="963" w:type="dxa"/>
          </w:tcPr>
          <w:p w14:paraId="6E5C08F3" w14:textId="7B73B3BE" w:rsidR="004A3D8C" w:rsidRDefault="004A3D8C" w:rsidP="004A3D8C">
            <w:pPr>
              <w:jc w:val="center"/>
              <w:rPr>
                <w:rFonts w:ascii="Times New Roman" w:hAnsi="Times New Roman" w:cs="Times New Roman"/>
                <w:sz w:val="24"/>
                <w:szCs w:val="24"/>
                <w:lang w:val="en-US"/>
              </w:rPr>
            </w:pPr>
            <w:r w:rsidRPr="00906617">
              <w:rPr>
                <w:rFonts w:ascii="Times New Roman" w:hAnsi="Times New Roman" w:cs="Times New Roman"/>
                <w:sz w:val="24"/>
                <w:szCs w:val="24"/>
                <w:lang w:val="en-US"/>
              </w:rPr>
              <w:t>20</w:t>
            </w:r>
          </w:p>
        </w:tc>
        <w:tc>
          <w:tcPr>
            <w:tcW w:w="796" w:type="dxa"/>
          </w:tcPr>
          <w:p w14:paraId="5BD04477" w14:textId="58E8157F" w:rsidR="004A3D8C" w:rsidRPr="006A7C5E" w:rsidRDefault="005571D9" w:rsidP="004A3D8C">
            <w:pPr>
              <w:jc w:val="center"/>
              <w:rPr>
                <w:rFonts w:ascii="Times New Roman" w:hAnsi="Times New Roman" w:cs="Times New Roman"/>
                <w:b/>
                <w:bCs/>
                <w:sz w:val="24"/>
                <w:szCs w:val="24"/>
                <w:lang w:val="en-US"/>
              </w:rPr>
            </w:pPr>
            <w:r w:rsidRPr="006A7C5E">
              <w:rPr>
                <w:rFonts w:ascii="Times New Roman" w:hAnsi="Times New Roman" w:cs="Times New Roman"/>
                <w:b/>
                <w:bCs/>
                <w:sz w:val="24"/>
                <w:szCs w:val="24"/>
                <w:lang w:val="en-US"/>
              </w:rPr>
              <w:t>600</w:t>
            </w:r>
          </w:p>
        </w:tc>
        <w:tc>
          <w:tcPr>
            <w:tcW w:w="791" w:type="dxa"/>
          </w:tcPr>
          <w:p w14:paraId="5FDF828A" w14:textId="43D608E8" w:rsidR="004A3D8C" w:rsidRPr="006A7C5E" w:rsidRDefault="005571D9" w:rsidP="004A3D8C">
            <w:pPr>
              <w:jc w:val="center"/>
              <w:rPr>
                <w:rFonts w:ascii="Times New Roman" w:hAnsi="Times New Roman" w:cs="Times New Roman"/>
                <w:b/>
                <w:bCs/>
                <w:sz w:val="24"/>
                <w:szCs w:val="24"/>
                <w:lang w:val="en-US"/>
              </w:rPr>
            </w:pPr>
            <w:r w:rsidRPr="006A7C5E">
              <w:rPr>
                <w:rFonts w:ascii="Times New Roman" w:hAnsi="Times New Roman" w:cs="Times New Roman"/>
                <w:b/>
                <w:bCs/>
                <w:sz w:val="24"/>
                <w:szCs w:val="24"/>
                <w:lang w:val="en-US"/>
              </w:rPr>
              <w:t>650</w:t>
            </w:r>
          </w:p>
        </w:tc>
        <w:tc>
          <w:tcPr>
            <w:tcW w:w="809" w:type="dxa"/>
          </w:tcPr>
          <w:p w14:paraId="1C9FC4E6" w14:textId="66C9116E" w:rsidR="004A3D8C" w:rsidRPr="00E917F9" w:rsidRDefault="005571D9" w:rsidP="004A3D8C">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240</w:t>
            </w:r>
          </w:p>
        </w:tc>
        <w:tc>
          <w:tcPr>
            <w:tcW w:w="781" w:type="dxa"/>
          </w:tcPr>
          <w:p w14:paraId="38515A16" w14:textId="47BE67F0" w:rsidR="004A3D8C" w:rsidRDefault="005904BD"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216</w:t>
            </w:r>
            <w:r w:rsidR="006D06DF">
              <w:rPr>
                <w:rFonts w:ascii="Times New Roman" w:hAnsi="Times New Roman" w:cs="Times New Roman"/>
                <w:sz w:val="24"/>
                <w:szCs w:val="24"/>
                <w:lang w:val="en-US"/>
              </w:rPr>
              <w:t>.6</w:t>
            </w:r>
          </w:p>
        </w:tc>
        <w:tc>
          <w:tcPr>
            <w:tcW w:w="792" w:type="dxa"/>
          </w:tcPr>
          <w:p w14:paraId="23F9D01E" w14:textId="707C5CCF" w:rsidR="004A3D8C" w:rsidRDefault="005904BD"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r>
      <w:tr w:rsidR="004A3D8C" w14:paraId="7CD1BFEA" w14:textId="77777777" w:rsidTr="00730283">
        <w:tc>
          <w:tcPr>
            <w:tcW w:w="783" w:type="dxa"/>
          </w:tcPr>
          <w:p w14:paraId="5BEDA95F" w14:textId="77777777"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653" w:type="dxa"/>
          </w:tcPr>
          <w:p w14:paraId="6E9F501F" w14:textId="7D21E2EA" w:rsidR="004A3D8C" w:rsidRDefault="004A3D8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710" w:type="dxa"/>
          </w:tcPr>
          <w:p w14:paraId="478795E0" w14:textId="28ADA976" w:rsidR="004A3D8C" w:rsidRDefault="002F6EF5" w:rsidP="004A3D8C">
            <w:pPr>
              <w:jc w:val="center"/>
              <w:rPr>
                <w:rFonts w:ascii="Times New Roman" w:hAnsi="Times New Roman" w:cs="Times New Roman"/>
                <w:sz w:val="24"/>
                <w:szCs w:val="24"/>
                <w:lang w:val="en-US"/>
              </w:rPr>
            </w:pPr>
            <w:r>
              <w:rPr>
                <w:rFonts w:ascii="Times New Roman" w:hAnsi="Times New Roman"/>
                <w:sz w:val="24"/>
                <w:szCs w:val="24"/>
                <w:lang w:val="en-US"/>
              </w:rPr>
              <w:t>45</w:t>
            </w:r>
          </w:p>
        </w:tc>
        <w:tc>
          <w:tcPr>
            <w:tcW w:w="732" w:type="dxa"/>
          </w:tcPr>
          <w:p w14:paraId="01C592CC" w14:textId="7B10F49E" w:rsidR="004A3D8C" w:rsidRDefault="002F6EF5" w:rsidP="004A3D8C">
            <w:pPr>
              <w:jc w:val="center"/>
              <w:rPr>
                <w:rFonts w:ascii="Times New Roman" w:hAnsi="Times New Roman" w:cs="Times New Roman"/>
                <w:sz w:val="24"/>
                <w:szCs w:val="24"/>
              </w:rPr>
            </w:pPr>
            <w:r>
              <w:rPr>
                <w:rFonts w:ascii="Times New Roman" w:hAnsi="Times New Roman" w:cs="Times New Roman"/>
                <w:sz w:val="24"/>
                <w:szCs w:val="24"/>
              </w:rPr>
              <w:t>15</w:t>
            </w:r>
          </w:p>
        </w:tc>
        <w:tc>
          <w:tcPr>
            <w:tcW w:w="825" w:type="dxa"/>
          </w:tcPr>
          <w:p w14:paraId="378D8F96" w14:textId="139F879F"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w:t>
            </w:r>
            <w:r w:rsidR="007B00D2">
              <w:rPr>
                <w:rFonts w:ascii="Times New Roman" w:hAnsi="Times New Roman" w:cs="Times New Roman"/>
                <w:sz w:val="24"/>
                <w:szCs w:val="24"/>
                <w:lang w:val="en-US"/>
              </w:rPr>
              <w:t>0</w:t>
            </w:r>
            <w:r>
              <w:rPr>
                <w:rFonts w:ascii="Times New Roman" w:hAnsi="Times New Roman" w:cs="Times New Roman"/>
                <w:sz w:val="24"/>
                <w:szCs w:val="24"/>
                <w:lang w:val="en-US"/>
              </w:rPr>
              <w:t>6</w:t>
            </w:r>
          </w:p>
        </w:tc>
        <w:tc>
          <w:tcPr>
            <w:tcW w:w="761" w:type="dxa"/>
          </w:tcPr>
          <w:p w14:paraId="4CCA45D5" w14:textId="114C5766" w:rsidR="004A3D8C" w:rsidRDefault="004A3D8C" w:rsidP="004A3D8C">
            <w:pPr>
              <w:jc w:val="center"/>
            </w:pPr>
            <w:r w:rsidRPr="00DF5F76">
              <w:rPr>
                <w:rFonts w:ascii="Times New Roman" w:hAnsi="Times New Roman" w:cs="Times New Roman"/>
                <w:sz w:val="24"/>
                <w:szCs w:val="24"/>
                <w:lang w:val="en-US"/>
              </w:rPr>
              <w:t>50</w:t>
            </w:r>
          </w:p>
        </w:tc>
        <w:tc>
          <w:tcPr>
            <w:tcW w:w="963" w:type="dxa"/>
          </w:tcPr>
          <w:p w14:paraId="06E5DC24" w14:textId="04F03BDB" w:rsidR="004A3D8C" w:rsidRDefault="004A3D8C" w:rsidP="004A3D8C">
            <w:pPr>
              <w:jc w:val="center"/>
              <w:rPr>
                <w:rFonts w:ascii="Times New Roman" w:hAnsi="Times New Roman" w:cs="Times New Roman"/>
                <w:sz w:val="24"/>
                <w:szCs w:val="24"/>
                <w:lang w:val="en-US"/>
              </w:rPr>
            </w:pPr>
            <w:r w:rsidRPr="00906617">
              <w:rPr>
                <w:rFonts w:ascii="Times New Roman" w:hAnsi="Times New Roman" w:cs="Times New Roman"/>
                <w:sz w:val="24"/>
                <w:szCs w:val="24"/>
                <w:lang w:val="en-US"/>
              </w:rPr>
              <w:t>20</w:t>
            </w:r>
          </w:p>
        </w:tc>
        <w:tc>
          <w:tcPr>
            <w:tcW w:w="796" w:type="dxa"/>
          </w:tcPr>
          <w:p w14:paraId="3B3B09CD" w14:textId="5E96D32F"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900</w:t>
            </w:r>
          </w:p>
        </w:tc>
        <w:tc>
          <w:tcPr>
            <w:tcW w:w="791" w:type="dxa"/>
          </w:tcPr>
          <w:p w14:paraId="62F3C434" w14:textId="129F2816"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950</w:t>
            </w:r>
          </w:p>
        </w:tc>
        <w:tc>
          <w:tcPr>
            <w:tcW w:w="809" w:type="dxa"/>
          </w:tcPr>
          <w:p w14:paraId="3CBAEAB7" w14:textId="016C5885"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300</w:t>
            </w:r>
          </w:p>
        </w:tc>
        <w:tc>
          <w:tcPr>
            <w:tcW w:w="781" w:type="dxa"/>
          </w:tcPr>
          <w:p w14:paraId="69CB3091" w14:textId="0874D921" w:rsidR="004A3D8C" w:rsidRDefault="005904BD"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237.5</w:t>
            </w:r>
          </w:p>
        </w:tc>
        <w:tc>
          <w:tcPr>
            <w:tcW w:w="792" w:type="dxa"/>
          </w:tcPr>
          <w:p w14:paraId="33130C75" w14:textId="38B0955D" w:rsidR="004A3D8C" w:rsidRDefault="005904BD"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225</w:t>
            </w:r>
          </w:p>
        </w:tc>
      </w:tr>
    </w:tbl>
    <w:p w14:paraId="1991FAE7" w14:textId="668BFEF7" w:rsidR="00A9038E" w:rsidRDefault="00A9038E" w:rsidP="00A9038E">
      <w:pPr>
        <w:tabs>
          <w:tab w:val="left" w:pos="1410"/>
        </w:tabs>
      </w:pPr>
    </w:p>
    <w:p w14:paraId="18998153" w14:textId="2AE28604" w:rsidR="00B04C3B" w:rsidRPr="002B42F7" w:rsidRDefault="00E52F9F" w:rsidP="00B04C3B">
      <w:pPr>
        <w:pStyle w:val="ListParagraph"/>
        <w:numPr>
          <w:ilvl w:val="0"/>
          <w:numId w:val="10"/>
        </w:numPr>
        <w:tabs>
          <w:tab w:val="left" w:pos="1410"/>
        </w:tabs>
        <w:rPr>
          <w:rFonts w:asciiTheme="minorHAnsi" w:hAnsiTheme="minorHAnsi" w:cstheme="minorHAnsi"/>
          <w:sz w:val="24"/>
          <w:szCs w:val="24"/>
        </w:rPr>
      </w:pPr>
      <w:r w:rsidRPr="002B42F7">
        <w:rPr>
          <w:rFonts w:asciiTheme="minorHAnsi" w:hAnsiTheme="minorHAnsi" w:cstheme="minorHAnsi"/>
          <w:sz w:val="24"/>
          <w:szCs w:val="24"/>
        </w:rPr>
        <w:t>Min AVC=</w:t>
      </w:r>
      <w:r w:rsidR="006A7C5E">
        <w:rPr>
          <w:rFonts w:asciiTheme="minorHAnsi" w:hAnsiTheme="minorHAnsi" w:cstheme="minorHAnsi"/>
          <w:sz w:val="24"/>
          <w:szCs w:val="24"/>
        </w:rPr>
        <w:t>180</w:t>
      </w:r>
      <w:r w:rsidRPr="002B42F7">
        <w:rPr>
          <w:rFonts w:asciiTheme="minorHAnsi" w:hAnsiTheme="minorHAnsi" w:cstheme="minorHAnsi"/>
          <w:sz w:val="24"/>
          <w:szCs w:val="24"/>
        </w:rPr>
        <w:t>. Below that price the firm will not produce in the short term.</w:t>
      </w:r>
    </w:p>
    <w:p w14:paraId="06287EA3" w14:textId="729E3EF8" w:rsidR="002B42F7" w:rsidRPr="002B42F7" w:rsidRDefault="002B42F7" w:rsidP="002B42F7">
      <w:pPr>
        <w:pStyle w:val="ListParagraph"/>
        <w:numPr>
          <w:ilvl w:val="0"/>
          <w:numId w:val="10"/>
        </w:numPr>
        <w:jc w:val="both"/>
        <w:rPr>
          <w:rFonts w:asciiTheme="minorHAnsi" w:hAnsiTheme="minorHAnsi" w:cstheme="minorHAnsi"/>
          <w:sz w:val="24"/>
          <w:szCs w:val="24"/>
        </w:rPr>
      </w:pPr>
      <w:r w:rsidRPr="002B42F7">
        <w:rPr>
          <w:rFonts w:asciiTheme="minorHAnsi" w:hAnsiTheme="minorHAnsi" w:cstheme="minorHAnsi"/>
          <w:sz w:val="24"/>
          <w:szCs w:val="24"/>
        </w:rPr>
        <w:t>Min ATC=</w:t>
      </w:r>
      <w:r w:rsidR="006A7C5E">
        <w:rPr>
          <w:rFonts w:asciiTheme="minorHAnsi" w:hAnsiTheme="minorHAnsi" w:cstheme="minorHAnsi"/>
          <w:sz w:val="24"/>
          <w:szCs w:val="24"/>
        </w:rPr>
        <w:t>205</w:t>
      </w:r>
      <w:r w:rsidRPr="002B42F7">
        <w:rPr>
          <w:rFonts w:asciiTheme="minorHAnsi" w:hAnsiTheme="minorHAnsi" w:cstheme="minorHAnsi"/>
          <w:sz w:val="24"/>
          <w:szCs w:val="24"/>
        </w:rPr>
        <w:t>. Below that price the firm will not produce in the long term</w:t>
      </w:r>
    </w:p>
    <w:p w14:paraId="677F89C7" w14:textId="2F8AA6D2" w:rsidR="00E52F9F" w:rsidRPr="00F63431" w:rsidRDefault="0072399A" w:rsidP="0072399A">
      <w:pPr>
        <w:pStyle w:val="ListParagraph"/>
        <w:numPr>
          <w:ilvl w:val="0"/>
          <w:numId w:val="10"/>
        </w:numPr>
        <w:tabs>
          <w:tab w:val="left" w:pos="1410"/>
        </w:tabs>
        <w:rPr>
          <w:rFonts w:asciiTheme="minorHAnsi" w:hAnsiTheme="minorHAnsi" w:cstheme="minorHAnsi"/>
          <w:sz w:val="24"/>
          <w:szCs w:val="24"/>
        </w:rPr>
      </w:pPr>
      <w:r>
        <w:rPr>
          <w:rFonts w:ascii="Times New Roman" w:hAnsi="Times New Roman"/>
          <w:sz w:val="24"/>
          <w:szCs w:val="24"/>
          <w:lang w:val="en-US"/>
        </w:rPr>
        <w:t xml:space="preserve">The rule of production says that </w:t>
      </w:r>
      <w:r w:rsidRPr="00272D01">
        <w:rPr>
          <w:rFonts w:ascii="Times New Roman" w:hAnsi="Times New Roman"/>
          <w:b/>
          <w:bCs/>
          <w:sz w:val="24"/>
          <w:szCs w:val="24"/>
          <w:lang w:val="en-US"/>
        </w:rPr>
        <w:t>MC= P</w:t>
      </w:r>
      <w:r>
        <w:rPr>
          <w:rFonts w:ascii="Times New Roman" w:hAnsi="Times New Roman"/>
          <w:sz w:val="24"/>
          <w:szCs w:val="24"/>
          <w:lang w:val="en-US"/>
        </w:rPr>
        <w:t xml:space="preserve">. </w:t>
      </w:r>
      <w:r w:rsidR="005571D9">
        <w:rPr>
          <w:rFonts w:ascii="Times New Roman" w:hAnsi="Times New Roman"/>
          <w:sz w:val="24"/>
          <w:szCs w:val="24"/>
          <w:lang w:val="en-US"/>
        </w:rPr>
        <w:t>If</w:t>
      </w:r>
      <w:r>
        <w:rPr>
          <w:rFonts w:ascii="Times New Roman" w:hAnsi="Times New Roman"/>
          <w:sz w:val="24"/>
          <w:szCs w:val="24"/>
          <w:lang w:val="en-US"/>
        </w:rPr>
        <w:t xml:space="preserve"> P=</w:t>
      </w:r>
      <w:r w:rsidR="006A7C5E">
        <w:rPr>
          <w:rFonts w:ascii="Times New Roman" w:hAnsi="Times New Roman"/>
          <w:sz w:val="24"/>
          <w:szCs w:val="24"/>
          <w:lang w:val="en-US"/>
        </w:rPr>
        <w:t>240</w:t>
      </w:r>
      <w:r>
        <w:rPr>
          <w:rFonts w:ascii="Times New Roman" w:hAnsi="Times New Roman"/>
          <w:sz w:val="24"/>
          <w:szCs w:val="24"/>
          <w:lang w:val="en-US"/>
        </w:rPr>
        <w:t xml:space="preserve">$, the firm will produce </w:t>
      </w:r>
      <w:r w:rsidR="00E917F9">
        <w:rPr>
          <w:rFonts w:ascii="Times New Roman" w:hAnsi="Times New Roman"/>
          <w:sz w:val="24"/>
          <w:szCs w:val="24"/>
          <w:lang w:val="en-US"/>
        </w:rPr>
        <w:t>3</w:t>
      </w:r>
      <w:r>
        <w:rPr>
          <w:rFonts w:ascii="Times New Roman" w:hAnsi="Times New Roman"/>
          <w:sz w:val="24"/>
          <w:szCs w:val="24"/>
          <w:lang w:val="en-US"/>
        </w:rPr>
        <w:t xml:space="preserve"> units of Q</w:t>
      </w:r>
    </w:p>
    <w:p w14:paraId="4005AAE9" w14:textId="5E6025AE" w:rsidR="00F63431" w:rsidRDefault="00F63431" w:rsidP="00F63431">
      <w:pPr>
        <w:pStyle w:val="ListParagraph"/>
        <w:numPr>
          <w:ilvl w:val="0"/>
          <w:numId w:val="10"/>
        </w:numPr>
        <w:jc w:val="both"/>
        <w:rPr>
          <w:rFonts w:ascii="Times New Roman" w:hAnsi="Times New Roman"/>
          <w:sz w:val="24"/>
          <w:szCs w:val="24"/>
        </w:rPr>
      </w:pPr>
      <w:r w:rsidRPr="00F63431">
        <w:rPr>
          <w:rFonts w:ascii="Times New Roman" w:hAnsi="Times New Roman"/>
          <w:b/>
          <w:bCs/>
          <w:sz w:val="24"/>
          <w:szCs w:val="24"/>
        </w:rPr>
        <w:t>Profits</w:t>
      </w:r>
      <w:r w:rsidRPr="00F63431">
        <w:rPr>
          <w:rFonts w:ascii="Times New Roman" w:hAnsi="Times New Roman"/>
          <w:sz w:val="24"/>
          <w:szCs w:val="24"/>
        </w:rPr>
        <w:t xml:space="preserve"> (short-</w:t>
      </w:r>
      <w:r w:rsidR="00A94AF7" w:rsidRPr="00F63431">
        <w:rPr>
          <w:rFonts w:ascii="Times New Roman" w:hAnsi="Times New Roman"/>
          <w:sz w:val="24"/>
          <w:szCs w:val="24"/>
        </w:rPr>
        <w:t>run) =</w:t>
      </w:r>
      <w:r w:rsidRPr="005571D9">
        <w:rPr>
          <w:rFonts w:ascii="Times New Roman" w:hAnsi="Times New Roman"/>
          <w:sz w:val="24"/>
          <w:szCs w:val="24"/>
        </w:rPr>
        <w:t>P*Q</w:t>
      </w:r>
      <w:r w:rsidRPr="00F63431">
        <w:rPr>
          <w:rFonts w:ascii="Times New Roman" w:hAnsi="Times New Roman"/>
          <w:sz w:val="24"/>
          <w:szCs w:val="24"/>
        </w:rPr>
        <w:t>-</w:t>
      </w:r>
      <w:r w:rsidRPr="00F63431">
        <w:rPr>
          <w:rFonts w:ascii="Times New Roman" w:hAnsi="Times New Roman"/>
          <w:b/>
          <w:bCs/>
          <w:sz w:val="24"/>
          <w:szCs w:val="24"/>
        </w:rPr>
        <w:t>VC</w:t>
      </w:r>
      <w:r w:rsidRPr="00F63431">
        <w:rPr>
          <w:rFonts w:ascii="Times New Roman" w:hAnsi="Times New Roman"/>
          <w:sz w:val="24"/>
          <w:szCs w:val="24"/>
        </w:rPr>
        <w:t xml:space="preserve">= </w:t>
      </w:r>
      <w:r w:rsidR="006A7C5E">
        <w:rPr>
          <w:rFonts w:ascii="Times New Roman" w:hAnsi="Times New Roman"/>
          <w:sz w:val="24"/>
          <w:szCs w:val="24"/>
        </w:rPr>
        <w:t>240</w:t>
      </w:r>
      <w:r w:rsidRPr="00F63431">
        <w:rPr>
          <w:rFonts w:ascii="Times New Roman" w:hAnsi="Times New Roman"/>
          <w:sz w:val="24"/>
          <w:szCs w:val="24"/>
        </w:rPr>
        <w:t>*</w:t>
      </w:r>
      <w:r>
        <w:rPr>
          <w:rFonts w:ascii="Times New Roman" w:hAnsi="Times New Roman"/>
          <w:sz w:val="24"/>
          <w:szCs w:val="24"/>
        </w:rPr>
        <w:t>3</w:t>
      </w:r>
      <w:r w:rsidRPr="00F63431">
        <w:rPr>
          <w:rFonts w:ascii="Times New Roman" w:hAnsi="Times New Roman"/>
          <w:sz w:val="24"/>
          <w:szCs w:val="24"/>
        </w:rPr>
        <w:t>-</w:t>
      </w:r>
      <w:r w:rsidR="006A7C5E">
        <w:rPr>
          <w:rFonts w:ascii="Times New Roman" w:hAnsi="Times New Roman"/>
          <w:b/>
          <w:bCs/>
          <w:sz w:val="24"/>
          <w:szCs w:val="24"/>
        </w:rPr>
        <w:t>600</w:t>
      </w:r>
      <w:r w:rsidRPr="00A94AF7">
        <w:rPr>
          <w:rFonts w:ascii="Times New Roman" w:hAnsi="Times New Roman"/>
          <w:sz w:val="24"/>
          <w:szCs w:val="24"/>
        </w:rPr>
        <w:t xml:space="preserve">= </w:t>
      </w:r>
      <w:r w:rsidR="006A7C5E">
        <w:rPr>
          <w:rFonts w:ascii="Times New Roman" w:hAnsi="Times New Roman"/>
          <w:sz w:val="24"/>
          <w:szCs w:val="24"/>
        </w:rPr>
        <w:t>120</w:t>
      </w:r>
      <w:r w:rsidR="00A94AF7" w:rsidRPr="00A94AF7">
        <w:rPr>
          <w:rFonts w:ascii="Times New Roman" w:hAnsi="Times New Roman"/>
          <w:sz w:val="24"/>
          <w:szCs w:val="24"/>
        </w:rPr>
        <w:t>$</w:t>
      </w:r>
    </w:p>
    <w:p w14:paraId="607E4E51" w14:textId="77777777" w:rsidR="005571D9" w:rsidRDefault="005571D9" w:rsidP="005571D9">
      <w:pPr>
        <w:pStyle w:val="ListParagraph"/>
        <w:jc w:val="both"/>
        <w:rPr>
          <w:rFonts w:ascii="Times New Roman" w:hAnsi="Times New Roman"/>
          <w:sz w:val="24"/>
          <w:szCs w:val="24"/>
        </w:rPr>
      </w:pPr>
    </w:p>
    <w:p w14:paraId="2E4A5E00" w14:textId="45D16F52" w:rsidR="00EE5800" w:rsidRDefault="00EE5800" w:rsidP="00EE5800">
      <w:pPr>
        <w:ind w:left="1080"/>
        <w:jc w:val="both"/>
        <w:rPr>
          <w:rFonts w:ascii="Times New Roman" w:hAnsi="Times New Roman"/>
          <w:sz w:val="24"/>
          <w:szCs w:val="24"/>
        </w:rPr>
      </w:pPr>
      <w:r w:rsidRPr="00EE5800">
        <w:rPr>
          <w:rFonts w:ascii="Times New Roman" w:hAnsi="Times New Roman"/>
          <w:sz w:val="24"/>
          <w:szCs w:val="24"/>
        </w:rPr>
        <w:t xml:space="preserve">In the short run, fixed costs are sunk costs, because they are in the past and cannot be changed. Therefore, they play no role in economic decisions about future production or pricing. </w:t>
      </w:r>
    </w:p>
    <w:p w14:paraId="0EA87B34" w14:textId="708B2845" w:rsidR="006B40DA" w:rsidRPr="00EE5800" w:rsidRDefault="006B40DA" w:rsidP="00EE5800">
      <w:pPr>
        <w:ind w:left="1080"/>
        <w:jc w:val="both"/>
        <w:rPr>
          <w:rFonts w:ascii="Times New Roman" w:hAnsi="Times New Roman"/>
          <w:sz w:val="24"/>
          <w:szCs w:val="24"/>
        </w:rPr>
      </w:pPr>
      <w:r>
        <w:rPr>
          <w:rFonts w:ascii="Times New Roman" w:hAnsi="Times New Roman" w:cs="Times New Roman"/>
          <w:sz w:val="24"/>
          <w:szCs w:val="24"/>
        </w:rPr>
        <w:t>Since in the short run the profits are positive, the firm will produce.</w:t>
      </w:r>
    </w:p>
    <w:p w14:paraId="53FC4F19" w14:textId="559318A9" w:rsidR="006660D0" w:rsidRPr="006660D0" w:rsidRDefault="006660D0" w:rsidP="006660D0">
      <w:pPr>
        <w:pStyle w:val="ListParagraph"/>
        <w:numPr>
          <w:ilvl w:val="0"/>
          <w:numId w:val="10"/>
        </w:numPr>
        <w:jc w:val="both"/>
        <w:rPr>
          <w:rFonts w:ascii="Times New Roman" w:hAnsi="Times New Roman"/>
          <w:sz w:val="24"/>
          <w:szCs w:val="24"/>
        </w:rPr>
      </w:pPr>
      <w:r w:rsidRPr="006660D0">
        <w:rPr>
          <w:rFonts w:ascii="Times New Roman" w:hAnsi="Times New Roman"/>
          <w:sz w:val="24"/>
          <w:szCs w:val="24"/>
        </w:rPr>
        <w:t>Profits (long-run) =P*Q-</w:t>
      </w:r>
      <w:r w:rsidRPr="006660D0">
        <w:rPr>
          <w:rFonts w:ascii="Times New Roman" w:hAnsi="Times New Roman"/>
          <w:b/>
          <w:bCs/>
          <w:sz w:val="24"/>
          <w:szCs w:val="24"/>
        </w:rPr>
        <w:t>TC</w:t>
      </w:r>
      <w:r w:rsidRPr="006660D0">
        <w:rPr>
          <w:rFonts w:ascii="Times New Roman" w:hAnsi="Times New Roman"/>
          <w:sz w:val="24"/>
          <w:szCs w:val="24"/>
        </w:rPr>
        <w:t xml:space="preserve">= </w:t>
      </w:r>
      <w:r w:rsidR="006A7C5E">
        <w:rPr>
          <w:rFonts w:ascii="Times New Roman" w:hAnsi="Times New Roman"/>
          <w:sz w:val="24"/>
          <w:szCs w:val="24"/>
        </w:rPr>
        <w:t>240</w:t>
      </w:r>
      <w:r w:rsidRPr="006660D0">
        <w:rPr>
          <w:rFonts w:ascii="Times New Roman" w:hAnsi="Times New Roman"/>
          <w:sz w:val="24"/>
          <w:szCs w:val="24"/>
        </w:rPr>
        <w:t>*</w:t>
      </w:r>
      <w:r>
        <w:rPr>
          <w:rFonts w:ascii="Times New Roman" w:hAnsi="Times New Roman"/>
          <w:sz w:val="24"/>
          <w:szCs w:val="24"/>
        </w:rPr>
        <w:t>3</w:t>
      </w:r>
      <w:r w:rsidRPr="006660D0">
        <w:rPr>
          <w:rFonts w:ascii="Times New Roman" w:hAnsi="Times New Roman"/>
          <w:sz w:val="24"/>
          <w:szCs w:val="24"/>
        </w:rPr>
        <w:t>-</w:t>
      </w:r>
      <w:r w:rsidR="006A7C5E">
        <w:rPr>
          <w:rFonts w:ascii="Times New Roman" w:hAnsi="Times New Roman"/>
          <w:b/>
          <w:bCs/>
          <w:sz w:val="24"/>
          <w:szCs w:val="24"/>
        </w:rPr>
        <w:t>650</w:t>
      </w:r>
      <w:r w:rsidRPr="006660D0">
        <w:rPr>
          <w:rFonts w:ascii="Times New Roman" w:hAnsi="Times New Roman"/>
          <w:sz w:val="24"/>
          <w:szCs w:val="24"/>
        </w:rPr>
        <w:t>=</w:t>
      </w:r>
      <w:r w:rsidR="007D5ADA">
        <w:rPr>
          <w:rFonts w:ascii="Times New Roman" w:hAnsi="Times New Roman"/>
          <w:sz w:val="24"/>
          <w:szCs w:val="24"/>
        </w:rPr>
        <w:t xml:space="preserve"> </w:t>
      </w:r>
      <w:r w:rsidR="006A7C5E">
        <w:rPr>
          <w:rFonts w:ascii="Times New Roman" w:hAnsi="Times New Roman"/>
          <w:sz w:val="24"/>
          <w:szCs w:val="24"/>
        </w:rPr>
        <w:t>70$</w:t>
      </w:r>
    </w:p>
    <w:p w14:paraId="03BE9F05" w14:textId="77777777" w:rsidR="003B7585" w:rsidRDefault="003B7585" w:rsidP="003B7585">
      <w:pPr>
        <w:pStyle w:val="ListParagraph"/>
        <w:jc w:val="both"/>
        <w:rPr>
          <w:rFonts w:ascii="Times New Roman" w:hAnsi="Times New Roman"/>
          <w:sz w:val="24"/>
          <w:szCs w:val="24"/>
        </w:rPr>
      </w:pPr>
    </w:p>
    <w:p w14:paraId="5CD2E422" w14:textId="747A511F" w:rsidR="003B7585" w:rsidRDefault="003B7585" w:rsidP="003B7585">
      <w:pPr>
        <w:pStyle w:val="ListParagraph"/>
        <w:jc w:val="both"/>
        <w:rPr>
          <w:rFonts w:ascii="Times New Roman" w:hAnsi="Times New Roman"/>
          <w:sz w:val="24"/>
          <w:szCs w:val="24"/>
        </w:rPr>
      </w:pPr>
      <w:r w:rsidRPr="003B7585">
        <w:rPr>
          <w:rFonts w:ascii="Times New Roman" w:hAnsi="Times New Roman"/>
          <w:sz w:val="24"/>
          <w:szCs w:val="24"/>
        </w:rPr>
        <w:t>All costs are variables and therefore all the costs (fixed and variable) have to be taken into account</w:t>
      </w:r>
    </w:p>
    <w:p w14:paraId="1386FC70" w14:textId="5E46FFCD" w:rsidR="0008033E" w:rsidRPr="003B7585" w:rsidRDefault="0008033E" w:rsidP="003B7585">
      <w:pPr>
        <w:pStyle w:val="ListParagraph"/>
        <w:jc w:val="both"/>
        <w:rPr>
          <w:rFonts w:ascii="Times New Roman" w:hAnsi="Times New Roman"/>
          <w:sz w:val="24"/>
          <w:szCs w:val="24"/>
        </w:rPr>
      </w:pPr>
      <w:r>
        <w:rPr>
          <w:rFonts w:ascii="Times New Roman" w:hAnsi="Times New Roman"/>
          <w:sz w:val="24"/>
          <w:szCs w:val="24"/>
          <w:lang w:val="en-US"/>
        </w:rPr>
        <w:t>Since in the long run the profits are still positive, the firm will keep producing.</w:t>
      </w:r>
    </w:p>
    <w:p w14:paraId="7B4E37B8" w14:textId="77777777" w:rsidR="00A94AF7" w:rsidRPr="00F63431" w:rsidRDefault="00A94AF7" w:rsidP="003B7585">
      <w:pPr>
        <w:pStyle w:val="ListParagraph"/>
        <w:jc w:val="both"/>
        <w:rPr>
          <w:rFonts w:ascii="Times New Roman" w:hAnsi="Times New Roman"/>
          <w:sz w:val="24"/>
          <w:szCs w:val="24"/>
        </w:rPr>
      </w:pPr>
    </w:p>
    <w:p w14:paraId="0EEFFA33" w14:textId="4D7C3415" w:rsidR="005904BD" w:rsidRPr="005904BD" w:rsidRDefault="005904BD" w:rsidP="005904BD">
      <w:pPr>
        <w:pStyle w:val="Heading1"/>
        <w:rPr>
          <w:bCs/>
          <w:sz w:val="24"/>
          <w:szCs w:val="24"/>
        </w:rPr>
      </w:pPr>
      <w:commentRangeStart w:id="91"/>
      <w:r w:rsidRPr="005904BD">
        <w:rPr>
          <w:bCs/>
          <w:sz w:val="24"/>
          <w:szCs w:val="24"/>
        </w:rPr>
        <w:t>Question 4 (</w:t>
      </w:r>
      <w:r w:rsidR="006D10AC">
        <w:rPr>
          <w:bCs/>
          <w:sz w:val="24"/>
          <w:szCs w:val="24"/>
        </w:rPr>
        <w:t>10</w:t>
      </w:r>
      <w:r w:rsidRPr="005904BD">
        <w:rPr>
          <w:bCs/>
          <w:sz w:val="24"/>
          <w:szCs w:val="24"/>
        </w:rPr>
        <w:t xml:space="preserve"> points)</w:t>
      </w:r>
      <w:commentRangeEnd w:id="91"/>
      <w:r w:rsidR="00856CCA">
        <w:rPr>
          <w:rStyle w:val="CommentReference"/>
          <w:rFonts w:asciiTheme="minorHAnsi" w:eastAsiaTheme="minorHAnsi" w:hAnsiTheme="minorHAnsi" w:cstheme="minorBidi"/>
          <w:color w:val="auto"/>
        </w:rPr>
        <w:commentReference w:id="91"/>
      </w:r>
    </w:p>
    <w:p w14:paraId="307628BD" w14:textId="191A97F5" w:rsidR="00F63431" w:rsidRDefault="005904BD"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Show on a graph the effects of a price ceiling (</w:t>
      </w:r>
      <w:r w:rsidR="0064030B">
        <w:rPr>
          <w:rFonts w:asciiTheme="minorHAnsi" w:hAnsiTheme="minorHAnsi" w:cstheme="minorHAnsi"/>
          <w:sz w:val="24"/>
          <w:szCs w:val="24"/>
        </w:rPr>
        <w:t xml:space="preserve">5 </w:t>
      </w:r>
      <w:r>
        <w:rPr>
          <w:rFonts w:asciiTheme="minorHAnsi" w:hAnsiTheme="minorHAnsi" w:cstheme="minorHAnsi"/>
          <w:sz w:val="24"/>
          <w:szCs w:val="24"/>
        </w:rPr>
        <w:t>points)</w:t>
      </w:r>
    </w:p>
    <w:p w14:paraId="5089D329" w14:textId="282F4783" w:rsidR="00856CCA" w:rsidRDefault="005904BD"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Provide a sport-related policy that e</w:t>
      </w:r>
      <w:r w:rsidR="002D6CEB">
        <w:rPr>
          <w:rFonts w:asciiTheme="minorHAnsi" w:hAnsiTheme="minorHAnsi" w:cstheme="minorHAnsi"/>
          <w:sz w:val="24"/>
          <w:szCs w:val="24"/>
        </w:rPr>
        <w:t xml:space="preserve">mbodies the concept of price ceiling. </w:t>
      </w:r>
      <w:r w:rsidR="00856CCA">
        <w:rPr>
          <w:rFonts w:asciiTheme="minorHAnsi" w:hAnsiTheme="minorHAnsi" w:cstheme="minorHAnsi"/>
          <w:sz w:val="24"/>
          <w:szCs w:val="24"/>
        </w:rPr>
        <w:t>(</w:t>
      </w:r>
      <w:r w:rsidR="006D10AC">
        <w:rPr>
          <w:rFonts w:asciiTheme="minorHAnsi" w:hAnsiTheme="minorHAnsi" w:cstheme="minorHAnsi"/>
          <w:sz w:val="24"/>
          <w:szCs w:val="24"/>
        </w:rPr>
        <w:t>3</w:t>
      </w:r>
      <w:r w:rsidR="00856CCA">
        <w:rPr>
          <w:rFonts w:asciiTheme="minorHAnsi" w:hAnsiTheme="minorHAnsi" w:cstheme="minorHAnsi"/>
          <w:sz w:val="24"/>
          <w:szCs w:val="24"/>
        </w:rPr>
        <w:t xml:space="preserve"> points)</w:t>
      </w:r>
    </w:p>
    <w:p w14:paraId="2ADB0C32" w14:textId="32182547" w:rsidR="005904BD" w:rsidRDefault="002D6CEB"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 xml:space="preserve">How are these two policies similar? How do they differ? </w:t>
      </w:r>
      <w:r w:rsidR="0064030B">
        <w:rPr>
          <w:rFonts w:asciiTheme="minorHAnsi" w:hAnsiTheme="minorHAnsi" w:cstheme="minorHAnsi"/>
          <w:sz w:val="24"/>
          <w:szCs w:val="24"/>
        </w:rPr>
        <w:t>(</w:t>
      </w:r>
      <w:r w:rsidR="006D10AC">
        <w:rPr>
          <w:rFonts w:asciiTheme="minorHAnsi" w:hAnsiTheme="minorHAnsi" w:cstheme="minorHAnsi"/>
          <w:sz w:val="24"/>
          <w:szCs w:val="24"/>
        </w:rPr>
        <w:t>2</w:t>
      </w:r>
      <w:r w:rsidR="0064030B">
        <w:rPr>
          <w:rFonts w:asciiTheme="minorHAnsi" w:hAnsiTheme="minorHAnsi" w:cstheme="minorHAnsi"/>
          <w:sz w:val="24"/>
          <w:szCs w:val="24"/>
        </w:rPr>
        <w:t xml:space="preserve"> points)</w:t>
      </w:r>
    </w:p>
    <w:p w14:paraId="68A59805" w14:textId="77777777" w:rsidR="002D6CEB" w:rsidRDefault="002D6CEB" w:rsidP="002D6CEB">
      <w:pPr>
        <w:pStyle w:val="Heading1"/>
        <w:rPr>
          <w:bCs/>
          <w:sz w:val="24"/>
          <w:szCs w:val="24"/>
        </w:rPr>
      </w:pPr>
      <w:r w:rsidRPr="005831AF">
        <w:rPr>
          <w:bCs/>
          <w:sz w:val="24"/>
          <w:szCs w:val="24"/>
        </w:rPr>
        <w:lastRenderedPageBreak/>
        <w:t>Answer</w:t>
      </w:r>
    </w:p>
    <w:p w14:paraId="123D44C9" w14:textId="5C07BE63" w:rsidR="002D6CEB" w:rsidRDefault="002D6CEB" w:rsidP="002D6CEB">
      <w:pPr>
        <w:pStyle w:val="ListParagraph"/>
        <w:numPr>
          <w:ilvl w:val="0"/>
          <w:numId w:val="12"/>
        </w:numPr>
        <w:tabs>
          <w:tab w:val="left" w:pos="1410"/>
        </w:tabs>
        <w:rPr>
          <w:rFonts w:cstheme="minorHAnsi"/>
          <w:sz w:val="24"/>
          <w:szCs w:val="24"/>
        </w:rPr>
      </w:pPr>
      <w:r w:rsidRPr="002D6CEB">
        <w:rPr>
          <w:rFonts w:cstheme="minorHAnsi"/>
          <w:noProof/>
          <w:sz w:val="24"/>
          <w:szCs w:val="24"/>
          <w:lang w:val="en-US"/>
        </w:rPr>
        <w:drawing>
          <wp:inline distT="0" distB="0" distL="0" distR="0" wp14:anchorId="43244944" wp14:editId="78878319">
            <wp:extent cx="5972810" cy="2687955"/>
            <wp:effectExtent l="0" t="0" r="8890" b="0"/>
            <wp:docPr id="12" name="Picture 37">
              <a:extLst xmlns:a="http://schemas.openxmlformats.org/drawingml/2006/main">
                <a:ext uri="{FF2B5EF4-FFF2-40B4-BE49-F238E27FC236}">
                  <a16:creationId xmlns:a16="http://schemas.microsoft.com/office/drawing/2014/main" id="{50D31379-CDF9-4606-8E3E-8A55287B22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50D31379-CDF9-4606-8E3E-8A55287B225F}"/>
                        </a:ext>
                      </a:extLst>
                    </pic:cNvPr>
                    <pic:cNvPicPr>
                      <a:picLocks noChangeAspect="1"/>
                    </pic:cNvPicPr>
                  </pic:nvPicPr>
                  <pic:blipFill>
                    <a:blip r:embed="rId13"/>
                    <a:srcRect/>
                    <a:stretch/>
                  </pic:blipFill>
                  <pic:spPr>
                    <a:xfrm>
                      <a:off x="0" y="0"/>
                      <a:ext cx="5972810" cy="2687955"/>
                    </a:xfrm>
                    <a:prstGeom prst="rect">
                      <a:avLst/>
                    </a:prstGeom>
                  </pic:spPr>
                </pic:pic>
              </a:graphicData>
            </a:graphic>
          </wp:inline>
        </w:drawing>
      </w:r>
    </w:p>
    <w:p w14:paraId="301FCE62" w14:textId="21517058" w:rsidR="002D6CEB" w:rsidRDefault="002D6CEB" w:rsidP="002D6CEB">
      <w:pPr>
        <w:tabs>
          <w:tab w:val="left" w:pos="1410"/>
        </w:tabs>
        <w:rPr>
          <w:rFonts w:cstheme="minorHAnsi"/>
          <w:sz w:val="24"/>
          <w:szCs w:val="24"/>
        </w:rPr>
      </w:pPr>
    </w:p>
    <w:p w14:paraId="4C4FB443" w14:textId="28C35571" w:rsidR="002D6CEB" w:rsidRDefault="002D6CEB" w:rsidP="002D6CEB">
      <w:pPr>
        <w:tabs>
          <w:tab w:val="left" w:pos="1410"/>
        </w:tabs>
        <w:rPr>
          <w:rFonts w:cstheme="minorHAnsi"/>
          <w:sz w:val="24"/>
          <w:szCs w:val="24"/>
        </w:rPr>
      </w:pPr>
    </w:p>
    <w:p w14:paraId="297C6BBA" w14:textId="77777777" w:rsidR="003C52C1" w:rsidRDefault="002D6CEB" w:rsidP="007A472A">
      <w:pPr>
        <w:pStyle w:val="ListParagraph"/>
        <w:numPr>
          <w:ilvl w:val="0"/>
          <w:numId w:val="12"/>
        </w:numPr>
        <w:tabs>
          <w:tab w:val="left" w:pos="1410"/>
        </w:tabs>
        <w:rPr>
          <w:rFonts w:cstheme="minorHAnsi"/>
          <w:sz w:val="24"/>
          <w:szCs w:val="24"/>
        </w:rPr>
      </w:pPr>
      <w:r w:rsidRPr="007A472A">
        <w:rPr>
          <w:rFonts w:cstheme="minorHAnsi"/>
          <w:sz w:val="24"/>
          <w:szCs w:val="24"/>
        </w:rPr>
        <w:t xml:space="preserve">Since salary cap is a rule that limits the amount of money a team can spend on players ‘wages, it can be seen as a sort of price ceiling. </w:t>
      </w:r>
    </w:p>
    <w:p w14:paraId="68B1A77D" w14:textId="374F9887" w:rsidR="002D6CEB" w:rsidRPr="007A472A" w:rsidRDefault="0071130F" w:rsidP="007A472A">
      <w:pPr>
        <w:pStyle w:val="ListParagraph"/>
        <w:numPr>
          <w:ilvl w:val="0"/>
          <w:numId w:val="12"/>
        </w:numPr>
        <w:tabs>
          <w:tab w:val="left" w:pos="1410"/>
        </w:tabs>
        <w:rPr>
          <w:rFonts w:cstheme="minorHAnsi"/>
          <w:sz w:val="24"/>
          <w:szCs w:val="24"/>
        </w:rPr>
      </w:pPr>
      <w:r>
        <w:rPr>
          <w:rFonts w:cstheme="minorHAnsi"/>
          <w:sz w:val="24"/>
          <w:szCs w:val="24"/>
        </w:rPr>
        <w:t>Salary cap and price ceiling, however,</w:t>
      </w:r>
      <w:r w:rsidR="002D6CEB" w:rsidRPr="007A472A">
        <w:rPr>
          <w:rFonts w:cstheme="minorHAnsi"/>
          <w:sz w:val="24"/>
          <w:szCs w:val="24"/>
        </w:rPr>
        <w:t xml:space="preserve"> serve two different purposes: while price ceiling </w:t>
      </w:r>
      <w:r w:rsidR="0064030B" w:rsidRPr="007A472A">
        <w:rPr>
          <w:rFonts w:cstheme="minorHAnsi"/>
          <w:sz w:val="24"/>
          <w:szCs w:val="24"/>
        </w:rPr>
        <w:t xml:space="preserve">keeps a price from rising, salary cap tends to limit income disparity and promote competitive balance. </w:t>
      </w:r>
    </w:p>
    <w:p w14:paraId="6892C743" w14:textId="77777777" w:rsidR="0064030B" w:rsidRPr="00FD5EFF" w:rsidRDefault="0064030B" w:rsidP="007A472A">
      <w:pPr>
        <w:pStyle w:val="ListParagraph"/>
        <w:numPr>
          <w:ilvl w:val="0"/>
          <w:numId w:val="12"/>
        </w:numPr>
        <w:tabs>
          <w:tab w:val="left" w:pos="1410"/>
        </w:tabs>
        <w:rPr>
          <w:rFonts w:asciiTheme="minorHAnsi" w:hAnsiTheme="minorHAnsi" w:cstheme="minorHAnsi"/>
          <w:sz w:val="24"/>
          <w:szCs w:val="24"/>
        </w:rPr>
      </w:pPr>
      <w:r w:rsidRPr="00FD5EFF">
        <w:rPr>
          <w:rFonts w:asciiTheme="minorHAnsi" w:hAnsiTheme="minorHAnsi" w:cstheme="minorHAnsi"/>
          <w:sz w:val="24"/>
          <w:szCs w:val="24"/>
        </w:rPr>
        <w:br w:type="page"/>
      </w:r>
    </w:p>
    <w:p w14:paraId="50476D6C" w14:textId="66BC804C" w:rsidR="0064030B" w:rsidRPr="005904BD" w:rsidRDefault="0064030B" w:rsidP="0064030B">
      <w:pPr>
        <w:pStyle w:val="Heading1"/>
        <w:rPr>
          <w:bCs/>
          <w:sz w:val="24"/>
          <w:szCs w:val="24"/>
        </w:rPr>
      </w:pPr>
      <w:r w:rsidRPr="005904BD">
        <w:rPr>
          <w:bCs/>
          <w:sz w:val="24"/>
          <w:szCs w:val="24"/>
        </w:rPr>
        <w:lastRenderedPageBreak/>
        <w:t xml:space="preserve">Question </w:t>
      </w:r>
      <w:r>
        <w:rPr>
          <w:bCs/>
          <w:sz w:val="24"/>
          <w:szCs w:val="24"/>
        </w:rPr>
        <w:t>5</w:t>
      </w:r>
      <w:r w:rsidRPr="005904BD">
        <w:rPr>
          <w:bCs/>
          <w:sz w:val="24"/>
          <w:szCs w:val="24"/>
        </w:rPr>
        <w:t xml:space="preserve"> (10 points)</w:t>
      </w:r>
    </w:p>
    <w:p w14:paraId="0ED25232" w14:textId="1A842C5B" w:rsidR="0064030B" w:rsidRDefault="0064030B" w:rsidP="0064030B">
      <w:pPr>
        <w:spacing w:line="240" w:lineRule="auto"/>
        <w:jc w:val="both"/>
        <w:rPr>
          <w:rFonts w:asciiTheme="majorBidi" w:hAnsiTheme="majorBidi" w:cstheme="majorBidi"/>
          <w:sz w:val="24"/>
          <w:szCs w:val="24"/>
        </w:rPr>
      </w:pPr>
      <w:commentRangeStart w:id="92"/>
      <w:r w:rsidRPr="00211E7D">
        <w:rPr>
          <w:rFonts w:asciiTheme="majorBidi" w:hAnsiTheme="majorBidi" w:cstheme="majorBidi"/>
          <w:sz w:val="24"/>
          <w:szCs w:val="24"/>
        </w:rPr>
        <w:t xml:space="preserve">There is a market with </w:t>
      </w:r>
      <w:r w:rsidRPr="0064030B">
        <w:rPr>
          <w:rFonts w:asciiTheme="majorBidi" w:hAnsiTheme="majorBidi" w:cstheme="majorBidi"/>
          <w:sz w:val="24"/>
          <w:szCs w:val="24"/>
        </w:rPr>
        <w:t>7 workers</w:t>
      </w:r>
      <w:r w:rsidRPr="00211E7D">
        <w:rPr>
          <w:rFonts w:asciiTheme="majorBidi" w:hAnsiTheme="majorBidi" w:cstheme="majorBidi"/>
          <w:sz w:val="24"/>
          <w:szCs w:val="24"/>
        </w:rPr>
        <w:t xml:space="preserve"> who should be allocated between two fields</w:t>
      </w:r>
      <w:r>
        <w:rPr>
          <w:rFonts w:asciiTheme="majorBidi" w:hAnsiTheme="majorBidi" w:cstheme="majorBidi"/>
          <w:sz w:val="24"/>
          <w:szCs w:val="24"/>
        </w:rPr>
        <w:t xml:space="preserve">, given the following </w:t>
      </w:r>
      <w:r w:rsidRPr="00211E7D">
        <w:rPr>
          <w:rFonts w:asciiTheme="majorBidi" w:hAnsiTheme="majorBidi" w:cstheme="majorBidi"/>
          <w:sz w:val="24"/>
          <w:szCs w:val="24"/>
        </w:rPr>
        <w:t>production function:</w:t>
      </w:r>
      <w:commentRangeEnd w:id="92"/>
      <w:r w:rsidR="006D10AC">
        <w:rPr>
          <w:rStyle w:val="CommentReference"/>
        </w:rPr>
        <w:commentReference w:id="92"/>
      </w:r>
    </w:p>
    <w:p w14:paraId="5BA65EE5" w14:textId="18936E1B" w:rsidR="0064030B" w:rsidRDefault="0064030B" w:rsidP="0064030B">
      <w:pPr>
        <w:spacing w:line="240" w:lineRule="auto"/>
        <w:jc w:val="both"/>
        <w:rPr>
          <w:rFonts w:asciiTheme="majorBidi" w:hAnsiTheme="majorBidi" w:cstheme="majorBidi"/>
          <w:sz w:val="24"/>
          <w:szCs w:val="24"/>
        </w:rPr>
      </w:pPr>
    </w:p>
    <w:p w14:paraId="793CE187" w14:textId="18936E1B"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4531"/>
        <w:gridCol w:w="4531"/>
      </w:tblGrid>
      <w:tr w:rsidR="0064030B" w:rsidRPr="00211E7D" w14:paraId="30B37E6F" w14:textId="77777777" w:rsidTr="003F10F7">
        <w:tc>
          <w:tcPr>
            <w:tcW w:w="4531" w:type="dxa"/>
          </w:tcPr>
          <w:p w14:paraId="2FA4FCE4"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6786929D"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2A7663" w:rsidRPr="00211E7D" w14:paraId="689B170B" w14:textId="77777777" w:rsidTr="003F10F7">
        <w:tc>
          <w:tcPr>
            <w:tcW w:w="4531" w:type="dxa"/>
          </w:tcPr>
          <w:p w14:paraId="7106234A"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1384CC37" w14:textId="35A00EB8"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2A7663" w:rsidRPr="00211E7D" w14:paraId="3D4F00D7" w14:textId="77777777" w:rsidTr="003F10F7">
        <w:tc>
          <w:tcPr>
            <w:tcW w:w="4531" w:type="dxa"/>
          </w:tcPr>
          <w:p w14:paraId="20D002A0"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670170BD" w14:textId="2BBA94F8"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r>
      <w:tr w:rsidR="002A7663" w:rsidRPr="00211E7D" w14:paraId="220F7C72" w14:textId="77777777" w:rsidTr="003F10F7">
        <w:tc>
          <w:tcPr>
            <w:tcW w:w="4531" w:type="dxa"/>
          </w:tcPr>
          <w:p w14:paraId="1AE00D7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2070CA59" w14:textId="676AE63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r>
      <w:tr w:rsidR="002A7663" w:rsidRPr="00211E7D" w14:paraId="787E9BA7" w14:textId="77777777" w:rsidTr="003F10F7">
        <w:tc>
          <w:tcPr>
            <w:tcW w:w="4531" w:type="dxa"/>
          </w:tcPr>
          <w:p w14:paraId="4725D929"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1208D922" w14:textId="3226048A"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r>
      <w:tr w:rsidR="002A7663" w:rsidRPr="00211E7D" w14:paraId="3979419F" w14:textId="77777777" w:rsidTr="003F10F7">
        <w:tc>
          <w:tcPr>
            <w:tcW w:w="4531" w:type="dxa"/>
          </w:tcPr>
          <w:p w14:paraId="2C265F9D"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572ECCF2" w14:textId="5E2BA62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r>
      <w:tr w:rsidR="002A7663" w:rsidRPr="00211E7D" w14:paraId="2B0A09D0" w14:textId="77777777" w:rsidTr="003F10F7">
        <w:tc>
          <w:tcPr>
            <w:tcW w:w="4531" w:type="dxa"/>
          </w:tcPr>
          <w:p w14:paraId="7BD7453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0C86D0EF" w14:textId="2349309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r>
    </w:tbl>
    <w:p w14:paraId="3B2731C0" w14:textId="77777777" w:rsidR="0064030B" w:rsidRPr="00211E7D" w:rsidRDefault="0064030B" w:rsidP="0064030B">
      <w:pPr>
        <w:spacing w:line="240" w:lineRule="auto"/>
        <w:jc w:val="both"/>
        <w:rPr>
          <w:rFonts w:asciiTheme="majorBidi" w:hAnsiTheme="majorBidi" w:cstheme="majorBidi"/>
          <w:sz w:val="24"/>
          <w:szCs w:val="24"/>
        </w:rPr>
      </w:pPr>
    </w:p>
    <w:p w14:paraId="69AC6DA3" w14:textId="77777777"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B</w:t>
      </w:r>
    </w:p>
    <w:tbl>
      <w:tblPr>
        <w:tblStyle w:val="TableGrid"/>
        <w:tblW w:w="0" w:type="auto"/>
        <w:tblLook w:val="04A0" w:firstRow="1" w:lastRow="0" w:firstColumn="1" w:lastColumn="0" w:noHBand="0" w:noVBand="1"/>
      </w:tblPr>
      <w:tblGrid>
        <w:gridCol w:w="4531"/>
        <w:gridCol w:w="4531"/>
      </w:tblGrid>
      <w:tr w:rsidR="0064030B" w:rsidRPr="00211E7D" w14:paraId="5E02B563" w14:textId="77777777" w:rsidTr="003F10F7">
        <w:tc>
          <w:tcPr>
            <w:tcW w:w="4531" w:type="dxa"/>
          </w:tcPr>
          <w:p w14:paraId="16F6ECB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19E414E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64030B" w:rsidRPr="00211E7D" w14:paraId="0F79D528" w14:textId="77777777" w:rsidTr="003F10F7">
        <w:tc>
          <w:tcPr>
            <w:tcW w:w="4531" w:type="dxa"/>
          </w:tcPr>
          <w:p w14:paraId="28F57E25"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6CF5097C"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64030B" w:rsidRPr="00211E7D" w14:paraId="46D19AF4" w14:textId="77777777" w:rsidTr="003F10F7">
        <w:tc>
          <w:tcPr>
            <w:tcW w:w="4531" w:type="dxa"/>
          </w:tcPr>
          <w:p w14:paraId="4FF323CA"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3DB0E86E" w14:textId="1935C961"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4</w:t>
            </w:r>
          </w:p>
        </w:tc>
      </w:tr>
      <w:tr w:rsidR="0064030B" w:rsidRPr="00211E7D" w14:paraId="2A3090FA" w14:textId="77777777" w:rsidTr="003F10F7">
        <w:tc>
          <w:tcPr>
            <w:tcW w:w="4531" w:type="dxa"/>
          </w:tcPr>
          <w:p w14:paraId="7232580E"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106913FD" w14:textId="2345E500" w:rsidR="0064030B" w:rsidRPr="00211E7D" w:rsidRDefault="001E5703" w:rsidP="003F10F7">
            <w:pPr>
              <w:jc w:val="center"/>
              <w:rPr>
                <w:rFonts w:asciiTheme="majorBidi" w:hAnsiTheme="majorBidi" w:cstheme="majorBidi"/>
                <w:sz w:val="24"/>
                <w:szCs w:val="24"/>
              </w:rPr>
            </w:pPr>
            <w:r>
              <w:rPr>
                <w:rFonts w:asciiTheme="majorBidi" w:hAnsiTheme="majorBidi" w:cstheme="majorBidi"/>
                <w:sz w:val="24"/>
                <w:szCs w:val="24"/>
              </w:rPr>
              <w:t>7</w:t>
            </w:r>
          </w:p>
        </w:tc>
      </w:tr>
      <w:tr w:rsidR="0064030B" w:rsidRPr="00211E7D" w14:paraId="7C3ACB98" w14:textId="77777777" w:rsidTr="003F10F7">
        <w:tc>
          <w:tcPr>
            <w:tcW w:w="4531" w:type="dxa"/>
          </w:tcPr>
          <w:p w14:paraId="243685E9"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5ABC133C" w14:textId="76417EE6"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9</w:t>
            </w:r>
          </w:p>
        </w:tc>
      </w:tr>
      <w:tr w:rsidR="0064030B" w:rsidRPr="00211E7D" w14:paraId="27305FCF" w14:textId="77777777" w:rsidTr="003F10F7">
        <w:tc>
          <w:tcPr>
            <w:tcW w:w="4531" w:type="dxa"/>
          </w:tcPr>
          <w:p w14:paraId="76A18E83"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2EE52104" w14:textId="058D3067"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10</w:t>
            </w:r>
          </w:p>
        </w:tc>
      </w:tr>
      <w:tr w:rsidR="0064030B" w:rsidRPr="00211E7D" w14:paraId="2E161875" w14:textId="77777777" w:rsidTr="003F10F7">
        <w:tc>
          <w:tcPr>
            <w:tcW w:w="4531" w:type="dxa"/>
          </w:tcPr>
          <w:p w14:paraId="05D85B60"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583616D0" w14:textId="420D73A6"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10</w:t>
            </w:r>
          </w:p>
        </w:tc>
      </w:tr>
    </w:tbl>
    <w:p w14:paraId="20B513C0" w14:textId="77777777" w:rsidR="0064030B" w:rsidRDefault="0064030B" w:rsidP="0064030B">
      <w:pPr>
        <w:pStyle w:val="ListParagraph"/>
        <w:spacing w:line="240" w:lineRule="auto"/>
        <w:jc w:val="both"/>
        <w:rPr>
          <w:rFonts w:asciiTheme="majorBidi" w:hAnsiTheme="majorBidi" w:cstheme="majorBidi"/>
          <w:sz w:val="24"/>
          <w:szCs w:val="24"/>
          <w:lang w:val="en-US"/>
        </w:rPr>
      </w:pPr>
    </w:p>
    <w:p w14:paraId="18524B5D" w14:textId="77777777" w:rsidR="001E5703" w:rsidRDefault="001E5703" w:rsidP="001E5703">
      <w:pPr>
        <w:pStyle w:val="ListParagraph"/>
        <w:spacing w:line="240" w:lineRule="auto"/>
        <w:jc w:val="both"/>
        <w:rPr>
          <w:rFonts w:asciiTheme="majorBidi" w:hAnsiTheme="majorBidi" w:cstheme="majorBidi"/>
          <w:sz w:val="24"/>
          <w:szCs w:val="24"/>
          <w:lang w:val="en-US"/>
        </w:rPr>
      </w:pPr>
    </w:p>
    <w:p w14:paraId="5DC37F05" w14:textId="39AB17C9" w:rsidR="0064030B" w:rsidRDefault="0064030B" w:rsidP="00CD013B">
      <w:pPr>
        <w:pStyle w:val="ListParagraph"/>
        <w:numPr>
          <w:ilvl w:val="0"/>
          <w:numId w:val="15"/>
        </w:numPr>
        <w:spacing w:line="240" w:lineRule="auto"/>
        <w:jc w:val="both"/>
        <w:rPr>
          <w:ins w:id="93" w:author="Krumer Alexander" w:date="2021-12-05T21:06:00Z"/>
          <w:rFonts w:asciiTheme="majorBidi" w:hAnsiTheme="majorBidi" w:cstheme="majorBidi"/>
          <w:sz w:val="24"/>
          <w:szCs w:val="24"/>
        </w:rPr>
      </w:pPr>
      <w:r w:rsidRPr="00CD013B">
        <w:rPr>
          <w:rFonts w:asciiTheme="majorBidi" w:hAnsiTheme="majorBidi" w:cstheme="majorBidi"/>
          <w:sz w:val="24"/>
          <w:szCs w:val="24"/>
          <w:rPrChange w:id="94" w:author="Krumer Alexander" w:date="2021-12-05T21:06:00Z">
            <w:rPr/>
          </w:rPrChange>
        </w:rPr>
        <w:t xml:space="preserve">How many workers would work on each field if it is known that the price of one produced unit on field </w:t>
      </w:r>
      <w:r w:rsidRPr="00CD013B">
        <w:rPr>
          <w:rFonts w:asciiTheme="majorBidi" w:hAnsiTheme="majorBidi" w:cstheme="majorBidi"/>
          <w:b/>
          <w:bCs/>
          <w:sz w:val="24"/>
          <w:szCs w:val="24"/>
          <w:rPrChange w:id="95" w:author="Krumer Alexander" w:date="2021-12-05T21:06:00Z">
            <w:rPr>
              <w:b/>
              <w:bCs/>
            </w:rPr>
          </w:rPrChange>
        </w:rPr>
        <w:t xml:space="preserve">A is </w:t>
      </w:r>
      <w:r w:rsidR="00197EB4" w:rsidRPr="00CD013B">
        <w:rPr>
          <w:rFonts w:asciiTheme="majorBidi" w:hAnsiTheme="majorBidi" w:cstheme="majorBidi"/>
          <w:b/>
          <w:bCs/>
          <w:sz w:val="24"/>
          <w:szCs w:val="24"/>
          <w:rPrChange w:id="96" w:author="Krumer Alexander" w:date="2021-12-05T21:06:00Z">
            <w:rPr>
              <w:b/>
              <w:bCs/>
            </w:rPr>
          </w:rPrChange>
        </w:rPr>
        <w:t>1</w:t>
      </w:r>
      <w:r w:rsidRPr="00CD013B">
        <w:rPr>
          <w:rFonts w:asciiTheme="majorBidi" w:hAnsiTheme="majorBidi" w:cstheme="majorBidi"/>
          <w:b/>
          <w:bCs/>
          <w:sz w:val="24"/>
          <w:szCs w:val="24"/>
          <w:rPrChange w:id="97" w:author="Krumer Alexander" w:date="2021-12-05T21:06:00Z">
            <w:rPr>
              <w:b/>
              <w:bCs/>
            </w:rPr>
          </w:rPrChange>
        </w:rPr>
        <w:t>$</w:t>
      </w:r>
      <w:r w:rsidRPr="00CD013B">
        <w:rPr>
          <w:rFonts w:asciiTheme="majorBidi" w:hAnsiTheme="majorBidi" w:cstheme="majorBidi"/>
          <w:sz w:val="24"/>
          <w:szCs w:val="24"/>
          <w:rPrChange w:id="98" w:author="Krumer Alexander" w:date="2021-12-05T21:06:00Z">
            <w:rPr/>
          </w:rPrChange>
        </w:rPr>
        <w:t xml:space="preserve"> and the price of one produced unit on field B is </w:t>
      </w:r>
      <w:r w:rsidR="00197EB4" w:rsidRPr="00CD013B">
        <w:rPr>
          <w:rFonts w:asciiTheme="majorBidi" w:hAnsiTheme="majorBidi" w:cstheme="majorBidi"/>
          <w:b/>
          <w:bCs/>
          <w:sz w:val="24"/>
          <w:szCs w:val="24"/>
          <w:rPrChange w:id="99" w:author="Krumer Alexander" w:date="2021-12-05T21:06:00Z">
            <w:rPr>
              <w:b/>
              <w:bCs/>
            </w:rPr>
          </w:rPrChange>
        </w:rPr>
        <w:t>3</w:t>
      </w:r>
      <w:r w:rsidRPr="00CD013B">
        <w:rPr>
          <w:rFonts w:asciiTheme="majorBidi" w:hAnsiTheme="majorBidi" w:cstheme="majorBidi"/>
          <w:b/>
          <w:bCs/>
          <w:sz w:val="24"/>
          <w:szCs w:val="24"/>
          <w:rPrChange w:id="100" w:author="Krumer Alexander" w:date="2021-12-05T21:06:00Z">
            <w:rPr>
              <w:b/>
              <w:bCs/>
            </w:rPr>
          </w:rPrChange>
        </w:rPr>
        <w:t>$</w:t>
      </w:r>
      <w:r w:rsidRPr="00CD013B">
        <w:rPr>
          <w:rFonts w:asciiTheme="majorBidi" w:hAnsiTheme="majorBidi" w:cstheme="majorBidi"/>
          <w:sz w:val="24"/>
          <w:szCs w:val="24"/>
          <w:rPrChange w:id="101" w:author="Krumer Alexander" w:date="2021-12-05T21:06:00Z">
            <w:rPr/>
          </w:rPrChange>
        </w:rPr>
        <w:t xml:space="preserve">? </w:t>
      </w:r>
      <w:r w:rsidR="00264832" w:rsidRPr="00CD013B">
        <w:rPr>
          <w:rFonts w:asciiTheme="majorBidi" w:hAnsiTheme="majorBidi" w:cstheme="majorBidi"/>
          <w:sz w:val="24"/>
          <w:szCs w:val="24"/>
          <w:rPrChange w:id="102" w:author="Krumer Alexander" w:date="2021-12-05T21:06:00Z">
            <w:rPr/>
          </w:rPrChange>
        </w:rPr>
        <w:t xml:space="preserve"> </w:t>
      </w:r>
      <w:ins w:id="103" w:author="Krumer Alexander" w:date="2021-12-05T21:06:00Z">
        <w:r w:rsidR="00CD013B">
          <w:rPr>
            <w:rFonts w:asciiTheme="majorBidi" w:hAnsiTheme="majorBidi" w:cstheme="majorBidi"/>
            <w:sz w:val="24"/>
            <w:szCs w:val="24"/>
          </w:rPr>
          <w:t>(6 points)</w:t>
        </w:r>
      </w:ins>
    </w:p>
    <w:p w14:paraId="2D061CB9" w14:textId="1B020366" w:rsidR="00CD013B" w:rsidRPr="00CD013B" w:rsidRDefault="00CD013B">
      <w:pPr>
        <w:pStyle w:val="ListParagraph"/>
        <w:numPr>
          <w:ilvl w:val="0"/>
          <w:numId w:val="15"/>
        </w:numPr>
        <w:spacing w:line="240" w:lineRule="auto"/>
        <w:jc w:val="both"/>
        <w:rPr>
          <w:rFonts w:asciiTheme="majorBidi" w:hAnsiTheme="majorBidi" w:cstheme="majorBidi"/>
          <w:sz w:val="24"/>
          <w:szCs w:val="24"/>
          <w:rPrChange w:id="104" w:author="Krumer Alexander" w:date="2021-12-05T21:06:00Z">
            <w:rPr/>
          </w:rPrChange>
        </w:rPr>
        <w:pPrChange w:id="105" w:author="Krumer Alexander" w:date="2021-12-05T21:06:00Z">
          <w:pPr>
            <w:spacing w:line="240" w:lineRule="auto"/>
            <w:jc w:val="both"/>
          </w:pPr>
        </w:pPrChange>
      </w:pPr>
      <w:ins w:id="106" w:author="Krumer Alexander" w:date="2021-12-05T21:06:00Z">
        <w:r>
          <w:rPr>
            <w:rFonts w:asciiTheme="majorBidi" w:hAnsiTheme="majorBidi" w:cstheme="majorBidi"/>
            <w:sz w:val="24"/>
            <w:szCs w:val="24"/>
          </w:rPr>
          <w:t>What would be the wage in this market? (4 points)</w:t>
        </w:r>
      </w:ins>
    </w:p>
    <w:p w14:paraId="6AF3BF66" w14:textId="77777777" w:rsidR="0064030B" w:rsidRPr="00211E7D" w:rsidRDefault="0064030B" w:rsidP="0064030B">
      <w:pPr>
        <w:spacing w:line="240" w:lineRule="auto"/>
        <w:jc w:val="both"/>
        <w:rPr>
          <w:rFonts w:asciiTheme="majorBidi" w:hAnsiTheme="majorBidi" w:cstheme="majorBidi"/>
          <w:sz w:val="24"/>
          <w:szCs w:val="24"/>
        </w:rPr>
      </w:pPr>
    </w:p>
    <w:p w14:paraId="4BEEFF5B" w14:textId="77777777" w:rsidR="00197EB4" w:rsidRDefault="00197EB4">
      <w:pPr>
        <w:rPr>
          <w:rFonts w:asciiTheme="majorHAnsi" w:eastAsiaTheme="majorEastAsia" w:hAnsiTheme="majorHAnsi" w:cstheme="majorBidi"/>
          <w:bCs/>
          <w:color w:val="2F5496" w:themeColor="accent1" w:themeShade="BF"/>
          <w:sz w:val="24"/>
          <w:szCs w:val="24"/>
        </w:rPr>
      </w:pPr>
      <w:r>
        <w:rPr>
          <w:bCs/>
          <w:sz w:val="24"/>
          <w:szCs w:val="24"/>
        </w:rPr>
        <w:br w:type="page"/>
      </w:r>
    </w:p>
    <w:p w14:paraId="3C5E3E98" w14:textId="60C6F698" w:rsidR="00197EB4" w:rsidRDefault="00197EB4" w:rsidP="00197EB4">
      <w:pPr>
        <w:pStyle w:val="Heading1"/>
        <w:rPr>
          <w:bCs/>
          <w:sz w:val="24"/>
          <w:szCs w:val="24"/>
        </w:rPr>
      </w:pPr>
      <w:r w:rsidRPr="005831AF">
        <w:rPr>
          <w:bCs/>
          <w:sz w:val="24"/>
          <w:szCs w:val="24"/>
        </w:rPr>
        <w:lastRenderedPageBreak/>
        <w:t>Answer</w:t>
      </w:r>
    </w:p>
    <w:p w14:paraId="4759F0AD"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1381"/>
        <w:gridCol w:w="1487"/>
        <w:gridCol w:w="1616"/>
        <w:gridCol w:w="1480"/>
        <w:gridCol w:w="1737"/>
        <w:gridCol w:w="1361"/>
      </w:tblGrid>
      <w:tr w:rsidR="00197EB4" w:rsidRPr="009E658D" w14:paraId="7F488AA9" w14:textId="77777777" w:rsidTr="003F10F7">
        <w:tc>
          <w:tcPr>
            <w:tcW w:w="1381" w:type="dxa"/>
          </w:tcPr>
          <w:p w14:paraId="6072FAF5" w14:textId="77777777" w:rsidR="00197EB4" w:rsidRPr="009E658D" w:rsidRDefault="00197EB4" w:rsidP="003F10F7">
            <w:pPr>
              <w:jc w:val="center"/>
              <w:rPr>
                <w:rFonts w:asciiTheme="majorBidi" w:hAnsiTheme="majorBidi" w:cstheme="majorBidi"/>
                <w:sz w:val="24"/>
                <w:szCs w:val="24"/>
              </w:rPr>
            </w:pPr>
            <w:bookmarkStart w:id="107" w:name="_Hlk82792592"/>
            <w:r w:rsidRPr="009E658D">
              <w:rPr>
                <w:rFonts w:asciiTheme="majorBidi" w:hAnsiTheme="majorBidi" w:cstheme="majorBidi"/>
                <w:sz w:val="24"/>
                <w:szCs w:val="24"/>
              </w:rPr>
              <w:t>L</w:t>
            </w:r>
          </w:p>
        </w:tc>
        <w:tc>
          <w:tcPr>
            <w:tcW w:w="1487" w:type="dxa"/>
          </w:tcPr>
          <w:p w14:paraId="3612683D"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616" w:type="dxa"/>
          </w:tcPr>
          <w:p w14:paraId="7B35C0D3"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80" w:type="dxa"/>
          </w:tcPr>
          <w:p w14:paraId="58336898" w14:textId="77777777" w:rsidR="00197EB4" w:rsidRDefault="00197EB4" w:rsidP="003F10F7">
            <w:pPr>
              <w:jc w:val="center"/>
              <w:rPr>
                <w:rFonts w:asciiTheme="majorBidi" w:hAnsiTheme="majorBidi" w:cstheme="majorBidi"/>
                <w:sz w:val="24"/>
                <w:szCs w:val="24"/>
              </w:rPr>
            </w:pPr>
            <w:r>
              <w:rPr>
                <w:rFonts w:asciiTheme="majorBidi" w:hAnsiTheme="majorBidi" w:cstheme="majorBidi"/>
                <w:sz w:val="24"/>
                <w:szCs w:val="24"/>
              </w:rPr>
              <w:t>Price ($)</w:t>
            </w:r>
          </w:p>
        </w:tc>
        <w:tc>
          <w:tcPr>
            <w:tcW w:w="1737" w:type="dxa"/>
          </w:tcPr>
          <w:p w14:paraId="4740787E"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 xml:space="preserve">VMP (Value Marginal Product) </w:t>
            </w:r>
          </w:p>
        </w:tc>
        <w:tc>
          <w:tcPr>
            <w:tcW w:w="1361" w:type="dxa"/>
          </w:tcPr>
          <w:p w14:paraId="0F5B5B7C"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3ED15221" w14:textId="77777777" w:rsidR="00197EB4" w:rsidRPr="003741AD" w:rsidRDefault="00197EB4" w:rsidP="003F10F7">
            <w:pPr>
              <w:jc w:val="center"/>
              <w:rPr>
                <w:rFonts w:asciiTheme="majorBidi" w:eastAsiaTheme="minorEastAsia" w:hAnsiTheme="majorBidi" w:cstheme="majorBidi"/>
                <w:sz w:val="24"/>
                <w:szCs w:val="24"/>
              </w:rPr>
            </w:pPr>
          </w:p>
        </w:tc>
      </w:tr>
      <w:tr w:rsidR="002A7663" w:rsidRPr="009E658D" w14:paraId="2767812A" w14:textId="77777777" w:rsidTr="003F10F7">
        <w:tc>
          <w:tcPr>
            <w:tcW w:w="1381" w:type="dxa"/>
          </w:tcPr>
          <w:p w14:paraId="1CFC6AF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487" w:type="dxa"/>
          </w:tcPr>
          <w:p w14:paraId="1AA012B2" w14:textId="20E65AD7" w:rsidR="002A7663" w:rsidRPr="009E658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616" w:type="dxa"/>
          </w:tcPr>
          <w:p w14:paraId="09F9FA67" w14:textId="60C5D225"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480" w:type="dxa"/>
          </w:tcPr>
          <w:p w14:paraId="5607FCAF" w14:textId="37138A3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737" w:type="dxa"/>
          </w:tcPr>
          <w:p w14:paraId="0B75B96B" w14:textId="77777777" w:rsidR="002A7663" w:rsidRPr="009E658D" w:rsidRDefault="002A7663" w:rsidP="002A7663">
            <w:pPr>
              <w:jc w:val="center"/>
              <w:rPr>
                <w:rFonts w:asciiTheme="majorBidi" w:hAnsiTheme="majorBidi" w:cstheme="majorBidi"/>
                <w:sz w:val="24"/>
                <w:szCs w:val="24"/>
              </w:rPr>
            </w:pPr>
          </w:p>
        </w:tc>
        <w:tc>
          <w:tcPr>
            <w:tcW w:w="1361" w:type="dxa"/>
          </w:tcPr>
          <w:p w14:paraId="3E56EA4E" w14:textId="77777777" w:rsidR="002A7663" w:rsidRPr="009E658D" w:rsidRDefault="002A7663" w:rsidP="002A7663">
            <w:pPr>
              <w:jc w:val="center"/>
              <w:rPr>
                <w:rFonts w:asciiTheme="majorBidi" w:hAnsiTheme="majorBidi" w:cstheme="majorBidi"/>
                <w:sz w:val="24"/>
                <w:szCs w:val="24"/>
              </w:rPr>
            </w:pPr>
          </w:p>
        </w:tc>
      </w:tr>
      <w:tr w:rsidR="002A7663" w:rsidRPr="009E658D" w14:paraId="3B332446" w14:textId="77777777" w:rsidTr="003F10F7">
        <w:tc>
          <w:tcPr>
            <w:tcW w:w="1381" w:type="dxa"/>
          </w:tcPr>
          <w:p w14:paraId="48D2DF08" w14:textId="77777777" w:rsidR="002A7663" w:rsidRPr="00D975AF" w:rsidRDefault="002A7663" w:rsidP="002A7663">
            <w:pPr>
              <w:jc w:val="center"/>
              <w:rPr>
                <w:rFonts w:asciiTheme="majorBidi" w:hAnsiTheme="majorBidi" w:cstheme="majorBidi"/>
                <w:sz w:val="24"/>
                <w:szCs w:val="24"/>
              </w:rPr>
            </w:pPr>
            <w:r w:rsidRPr="00D975AF">
              <w:rPr>
                <w:rFonts w:asciiTheme="majorBidi" w:hAnsiTheme="majorBidi" w:cstheme="majorBidi"/>
                <w:sz w:val="24"/>
                <w:szCs w:val="24"/>
              </w:rPr>
              <w:t>1</w:t>
            </w:r>
          </w:p>
        </w:tc>
        <w:tc>
          <w:tcPr>
            <w:tcW w:w="1487" w:type="dxa"/>
          </w:tcPr>
          <w:p w14:paraId="5CC30747" w14:textId="33A4AC4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616" w:type="dxa"/>
          </w:tcPr>
          <w:p w14:paraId="40FB12AC" w14:textId="7D24C36C"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480" w:type="dxa"/>
          </w:tcPr>
          <w:p w14:paraId="7B082F31" w14:textId="224A668E"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04075B6C" w14:textId="2C5D95C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361" w:type="dxa"/>
          </w:tcPr>
          <w:p w14:paraId="294AF203" w14:textId="16022E61"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r>
      <w:tr w:rsidR="002A7663" w:rsidRPr="009E658D" w14:paraId="19243F48" w14:textId="77777777" w:rsidTr="003F10F7">
        <w:tc>
          <w:tcPr>
            <w:tcW w:w="1381" w:type="dxa"/>
          </w:tcPr>
          <w:p w14:paraId="34035A5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487" w:type="dxa"/>
          </w:tcPr>
          <w:p w14:paraId="7FAD64F6" w14:textId="58C65DA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c>
          <w:tcPr>
            <w:tcW w:w="1616" w:type="dxa"/>
          </w:tcPr>
          <w:p w14:paraId="3A073BC3" w14:textId="700C960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480" w:type="dxa"/>
          </w:tcPr>
          <w:p w14:paraId="428C6E33" w14:textId="77F69EBC"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206C6382" w14:textId="0828E83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361" w:type="dxa"/>
          </w:tcPr>
          <w:p w14:paraId="793248EA" w14:textId="568072C6"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r>
      <w:tr w:rsidR="002A7663" w:rsidRPr="009E658D" w14:paraId="1BD28FD0" w14:textId="77777777" w:rsidTr="003F10F7">
        <w:tc>
          <w:tcPr>
            <w:tcW w:w="1381" w:type="dxa"/>
          </w:tcPr>
          <w:p w14:paraId="1E9C73D1"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487" w:type="dxa"/>
          </w:tcPr>
          <w:p w14:paraId="7313D76A" w14:textId="1B800BF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c>
          <w:tcPr>
            <w:tcW w:w="1616" w:type="dxa"/>
          </w:tcPr>
          <w:p w14:paraId="5B3BEA14" w14:textId="3713CBF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5</w:t>
            </w:r>
          </w:p>
        </w:tc>
        <w:tc>
          <w:tcPr>
            <w:tcW w:w="1480" w:type="dxa"/>
          </w:tcPr>
          <w:p w14:paraId="248FE2C0" w14:textId="3C82F7A0"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3EFA9F4A" w14:textId="2B3F3D61"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5</w:t>
            </w:r>
          </w:p>
        </w:tc>
        <w:tc>
          <w:tcPr>
            <w:tcW w:w="1361" w:type="dxa"/>
          </w:tcPr>
          <w:p w14:paraId="2FBDB4EC" w14:textId="1BEF0DC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r>
      <w:tr w:rsidR="002A7663" w:rsidRPr="009E658D" w14:paraId="72DAAD2C" w14:textId="77777777" w:rsidTr="003F10F7">
        <w:tc>
          <w:tcPr>
            <w:tcW w:w="1381" w:type="dxa"/>
          </w:tcPr>
          <w:p w14:paraId="77E3DC60"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487" w:type="dxa"/>
          </w:tcPr>
          <w:p w14:paraId="7B8A4974" w14:textId="38FA701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c>
          <w:tcPr>
            <w:tcW w:w="1616" w:type="dxa"/>
          </w:tcPr>
          <w:p w14:paraId="0330EDA4" w14:textId="7D81817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480" w:type="dxa"/>
          </w:tcPr>
          <w:p w14:paraId="071961DB" w14:textId="695B9F30"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73CBC7A7" w14:textId="45AD583C"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361" w:type="dxa"/>
          </w:tcPr>
          <w:p w14:paraId="6BB7523C" w14:textId="6FBA101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r>
      <w:tr w:rsidR="002A7663" w:rsidRPr="009E658D" w14:paraId="1529C600" w14:textId="77777777" w:rsidTr="003F10F7">
        <w:tc>
          <w:tcPr>
            <w:tcW w:w="1381" w:type="dxa"/>
          </w:tcPr>
          <w:p w14:paraId="4A32680C"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5</w:t>
            </w:r>
          </w:p>
        </w:tc>
        <w:tc>
          <w:tcPr>
            <w:tcW w:w="1487" w:type="dxa"/>
          </w:tcPr>
          <w:p w14:paraId="0ACE5FF7" w14:textId="173C015E"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c>
          <w:tcPr>
            <w:tcW w:w="1616" w:type="dxa"/>
          </w:tcPr>
          <w:p w14:paraId="2A4444C6" w14:textId="74BE060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480" w:type="dxa"/>
          </w:tcPr>
          <w:p w14:paraId="180F22B2" w14:textId="6BC40F66"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17B2B413" w14:textId="1D54B7E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361" w:type="dxa"/>
          </w:tcPr>
          <w:p w14:paraId="3DB2F33A" w14:textId="5515C8D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r>
      <w:bookmarkEnd w:id="107"/>
    </w:tbl>
    <w:p w14:paraId="7E9D9DE0" w14:textId="77777777" w:rsidR="00197EB4" w:rsidRDefault="00197EB4" w:rsidP="00197EB4">
      <w:pPr>
        <w:spacing w:line="240" w:lineRule="auto"/>
        <w:jc w:val="both"/>
        <w:rPr>
          <w:rFonts w:asciiTheme="majorBidi" w:hAnsiTheme="majorBidi" w:cstheme="majorBidi"/>
          <w:sz w:val="24"/>
          <w:szCs w:val="24"/>
        </w:rPr>
      </w:pPr>
    </w:p>
    <w:p w14:paraId="7FBE9D32"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B</w:t>
      </w:r>
    </w:p>
    <w:tbl>
      <w:tblPr>
        <w:tblStyle w:val="TableGrid"/>
        <w:tblW w:w="9062" w:type="dxa"/>
        <w:tblLook w:val="04A0" w:firstRow="1" w:lastRow="0" w:firstColumn="1" w:lastColumn="0" w:noHBand="0" w:noVBand="1"/>
      </w:tblPr>
      <w:tblGrid>
        <w:gridCol w:w="1458"/>
        <w:gridCol w:w="1560"/>
        <w:gridCol w:w="1500"/>
        <w:gridCol w:w="1451"/>
        <w:gridCol w:w="1576"/>
        <w:gridCol w:w="1517"/>
      </w:tblGrid>
      <w:tr w:rsidR="00197EB4" w:rsidRPr="009E658D" w14:paraId="26B2606E" w14:textId="77777777" w:rsidTr="003F10F7">
        <w:tc>
          <w:tcPr>
            <w:tcW w:w="1458" w:type="dxa"/>
          </w:tcPr>
          <w:p w14:paraId="4EA18D0F"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L</w:t>
            </w:r>
          </w:p>
        </w:tc>
        <w:tc>
          <w:tcPr>
            <w:tcW w:w="1560" w:type="dxa"/>
          </w:tcPr>
          <w:p w14:paraId="26AD6911"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500" w:type="dxa"/>
          </w:tcPr>
          <w:p w14:paraId="65A48B3D"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51" w:type="dxa"/>
          </w:tcPr>
          <w:p w14:paraId="747E89BC" w14:textId="77777777" w:rsidR="00197EB4" w:rsidRDefault="00197EB4" w:rsidP="003F10F7">
            <w:pPr>
              <w:jc w:val="center"/>
              <w:rPr>
                <w:rFonts w:asciiTheme="majorBidi" w:hAnsiTheme="majorBidi" w:cstheme="majorBidi"/>
                <w:sz w:val="24"/>
                <w:szCs w:val="24"/>
              </w:rPr>
            </w:pPr>
            <w:r w:rsidRPr="00425C9E">
              <w:rPr>
                <w:rFonts w:asciiTheme="majorBidi" w:hAnsiTheme="majorBidi" w:cstheme="majorBidi"/>
                <w:sz w:val="24"/>
                <w:szCs w:val="24"/>
              </w:rPr>
              <w:t>Price ($)</w:t>
            </w:r>
          </w:p>
        </w:tc>
        <w:tc>
          <w:tcPr>
            <w:tcW w:w="1576" w:type="dxa"/>
          </w:tcPr>
          <w:p w14:paraId="3576E4B0"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VMP (Value Marginal Product)</w:t>
            </w:r>
          </w:p>
        </w:tc>
        <w:tc>
          <w:tcPr>
            <w:tcW w:w="1517" w:type="dxa"/>
          </w:tcPr>
          <w:p w14:paraId="2D30034A"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25FAEF13" w14:textId="77777777" w:rsidR="00197EB4" w:rsidRDefault="00197EB4" w:rsidP="003F10F7">
            <w:pPr>
              <w:jc w:val="center"/>
              <w:rPr>
                <w:rFonts w:asciiTheme="majorBidi" w:hAnsiTheme="majorBidi" w:cstheme="majorBidi"/>
                <w:sz w:val="24"/>
                <w:szCs w:val="24"/>
              </w:rPr>
            </w:pPr>
          </w:p>
        </w:tc>
      </w:tr>
      <w:tr w:rsidR="002A7663" w:rsidRPr="009E658D" w14:paraId="6CF504B0" w14:textId="77777777" w:rsidTr="003F10F7">
        <w:tc>
          <w:tcPr>
            <w:tcW w:w="1458" w:type="dxa"/>
          </w:tcPr>
          <w:p w14:paraId="242A1C1A"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560" w:type="dxa"/>
          </w:tcPr>
          <w:p w14:paraId="7E84D780" w14:textId="5DCBF8DE" w:rsidR="002A7663" w:rsidRPr="009E658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500" w:type="dxa"/>
          </w:tcPr>
          <w:p w14:paraId="494C4355" w14:textId="77777777" w:rsidR="002A7663" w:rsidRPr="009E658D" w:rsidRDefault="002A7663" w:rsidP="002A7663">
            <w:pPr>
              <w:jc w:val="center"/>
              <w:rPr>
                <w:rFonts w:asciiTheme="majorBidi" w:hAnsiTheme="majorBidi" w:cstheme="majorBidi"/>
                <w:sz w:val="24"/>
                <w:szCs w:val="24"/>
              </w:rPr>
            </w:pPr>
          </w:p>
        </w:tc>
        <w:tc>
          <w:tcPr>
            <w:tcW w:w="1451" w:type="dxa"/>
          </w:tcPr>
          <w:p w14:paraId="0DBFFB35" w14:textId="38BF620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576" w:type="dxa"/>
          </w:tcPr>
          <w:p w14:paraId="1914E63D" w14:textId="77777777" w:rsidR="002A7663" w:rsidRPr="009E658D" w:rsidRDefault="002A7663" w:rsidP="002A7663">
            <w:pPr>
              <w:jc w:val="center"/>
              <w:rPr>
                <w:rFonts w:asciiTheme="majorBidi" w:hAnsiTheme="majorBidi" w:cstheme="majorBidi"/>
                <w:sz w:val="24"/>
                <w:szCs w:val="24"/>
              </w:rPr>
            </w:pPr>
          </w:p>
        </w:tc>
        <w:tc>
          <w:tcPr>
            <w:tcW w:w="1517" w:type="dxa"/>
          </w:tcPr>
          <w:p w14:paraId="51D17EA9" w14:textId="77777777" w:rsidR="002A7663" w:rsidRPr="009E658D" w:rsidRDefault="002A7663" w:rsidP="002A7663">
            <w:pPr>
              <w:jc w:val="center"/>
              <w:rPr>
                <w:rFonts w:asciiTheme="majorBidi" w:hAnsiTheme="majorBidi" w:cstheme="majorBidi"/>
                <w:sz w:val="24"/>
                <w:szCs w:val="24"/>
              </w:rPr>
            </w:pPr>
          </w:p>
        </w:tc>
      </w:tr>
      <w:tr w:rsidR="002A7663" w:rsidRPr="009E658D" w14:paraId="34C24B51" w14:textId="77777777" w:rsidTr="003F10F7">
        <w:tc>
          <w:tcPr>
            <w:tcW w:w="1458" w:type="dxa"/>
          </w:tcPr>
          <w:p w14:paraId="0EC1D857"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1</w:t>
            </w:r>
          </w:p>
        </w:tc>
        <w:tc>
          <w:tcPr>
            <w:tcW w:w="1560" w:type="dxa"/>
          </w:tcPr>
          <w:p w14:paraId="3D953395" w14:textId="16D727F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500" w:type="dxa"/>
          </w:tcPr>
          <w:p w14:paraId="1FE8BAE4" w14:textId="56F5057E"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451" w:type="dxa"/>
          </w:tcPr>
          <w:p w14:paraId="3E56758D" w14:textId="2398CE8C"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15E868F5" w14:textId="0324999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12</w:t>
            </w:r>
          </w:p>
        </w:tc>
        <w:tc>
          <w:tcPr>
            <w:tcW w:w="1517" w:type="dxa"/>
          </w:tcPr>
          <w:p w14:paraId="100F4477" w14:textId="7CF0A211"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12</w:t>
            </w:r>
          </w:p>
        </w:tc>
      </w:tr>
      <w:tr w:rsidR="002A7663" w:rsidRPr="009E658D" w14:paraId="26580B77" w14:textId="77777777" w:rsidTr="003F10F7">
        <w:tc>
          <w:tcPr>
            <w:tcW w:w="1458" w:type="dxa"/>
          </w:tcPr>
          <w:p w14:paraId="1CD0443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560" w:type="dxa"/>
          </w:tcPr>
          <w:p w14:paraId="7CD580AA" w14:textId="566738A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500" w:type="dxa"/>
          </w:tcPr>
          <w:p w14:paraId="25B5EAAD" w14:textId="5C6310F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451" w:type="dxa"/>
          </w:tcPr>
          <w:p w14:paraId="4EF8BE7F" w14:textId="6E3C0641"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37B0EB33" w14:textId="6819BAE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9</w:t>
            </w:r>
          </w:p>
        </w:tc>
        <w:tc>
          <w:tcPr>
            <w:tcW w:w="1517" w:type="dxa"/>
          </w:tcPr>
          <w:p w14:paraId="193BCDEF" w14:textId="6B61941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21</w:t>
            </w:r>
          </w:p>
        </w:tc>
      </w:tr>
      <w:tr w:rsidR="002A7663" w:rsidRPr="009E658D" w14:paraId="0C656231" w14:textId="77777777" w:rsidTr="003F10F7">
        <w:tc>
          <w:tcPr>
            <w:tcW w:w="1458" w:type="dxa"/>
          </w:tcPr>
          <w:p w14:paraId="1ABC8C34"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560" w:type="dxa"/>
          </w:tcPr>
          <w:p w14:paraId="4E5B74AA" w14:textId="660218E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9</w:t>
            </w:r>
          </w:p>
        </w:tc>
        <w:tc>
          <w:tcPr>
            <w:tcW w:w="1500" w:type="dxa"/>
          </w:tcPr>
          <w:p w14:paraId="25978C6E" w14:textId="3DA897A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w:t>
            </w:r>
          </w:p>
        </w:tc>
        <w:tc>
          <w:tcPr>
            <w:tcW w:w="1451" w:type="dxa"/>
          </w:tcPr>
          <w:p w14:paraId="41F3164D" w14:textId="2570F7B3"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25AB669C" w14:textId="4C4B291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517" w:type="dxa"/>
          </w:tcPr>
          <w:p w14:paraId="3B8C31F5" w14:textId="6C19881F"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27</w:t>
            </w:r>
          </w:p>
        </w:tc>
      </w:tr>
      <w:tr w:rsidR="002A7663" w:rsidRPr="009E658D" w14:paraId="1A0CFF6E" w14:textId="77777777" w:rsidTr="003F10F7">
        <w:tc>
          <w:tcPr>
            <w:tcW w:w="1458" w:type="dxa"/>
          </w:tcPr>
          <w:p w14:paraId="2874B1A4"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560" w:type="dxa"/>
          </w:tcPr>
          <w:p w14:paraId="1FCFB121" w14:textId="7C6CF4A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10</w:t>
            </w:r>
          </w:p>
        </w:tc>
        <w:tc>
          <w:tcPr>
            <w:tcW w:w="1500" w:type="dxa"/>
          </w:tcPr>
          <w:p w14:paraId="7DCAFC93" w14:textId="3BD0759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451" w:type="dxa"/>
          </w:tcPr>
          <w:p w14:paraId="6F489F71" w14:textId="6CA61570"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50199E9F" w14:textId="49B972C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517" w:type="dxa"/>
          </w:tcPr>
          <w:p w14:paraId="01E71B3F" w14:textId="2A3C88C5"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30</w:t>
            </w:r>
          </w:p>
        </w:tc>
      </w:tr>
      <w:tr w:rsidR="002A7663" w:rsidRPr="009E658D" w14:paraId="1DB8AB74" w14:textId="77777777" w:rsidTr="003F10F7">
        <w:tc>
          <w:tcPr>
            <w:tcW w:w="1458" w:type="dxa"/>
          </w:tcPr>
          <w:p w14:paraId="7FAFD3A2"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5</w:t>
            </w:r>
          </w:p>
        </w:tc>
        <w:tc>
          <w:tcPr>
            <w:tcW w:w="1560" w:type="dxa"/>
          </w:tcPr>
          <w:p w14:paraId="1756F94C" w14:textId="1FAD6CC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10</w:t>
            </w:r>
          </w:p>
        </w:tc>
        <w:tc>
          <w:tcPr>
            <w:tcW w:w="1500" w:type="dxa"/>
          </w:tcPr>
          <w:p w14:paraId="7EA68D6E" w14:textId="11BE1E2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451" w:type="dxa"/>
          </w:tcPr>
          <w:p w14:paraId="568CB756" w14:textId="7376512A"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6F623A2D" w14:textId="76A37C1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517" w:type="dxa"/>
          </w:tcPr>
          <w:p w14:paraId="265ECBAE" w14:textId="36923F42"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30</w:t>
            </w:r>
          </w:p>
        </w:tc>
      </w:tr>
    </w:tbl>
    <w:p w14:paraId="5096416E" w14:textId="77777777" w:rsidR="00197EB4" w:rsidRPr="009E658D" w:rsidRDefault="00197EB4" w:rsidP="00197EB4">
      <w:pPr>
        <w:spacing w:line="240" w:lineRule="auto"/>
        <w:jc w:val="both"/>
        <w:rPr>
          <w:rFonts w:asciiTheme="majorBidi" w:hAnsiTheme="majorBidi" w:cstheme="majorBidi"/>
          <w:b/>
          <w:sz w:val="24"/>
          <w:szCs w:val="24"/>
        </w:rPr>
      </w:pPr>
    </w:p>
    <w:p w14:paraId="2F58ECF5" w14:textId="20054F79" w:rsidR="00197EB4" w:rsidRDefault="00197EB4" w:rsidP="00197EB4">
      <w:pPr>
        <w:pStyle w:val="ListParagraph"/>
        <w:numPr>
          <w:ilvl w:val="0"/>
          <w:numId w:val="14"/>
        </w:numPr>
        <w:spacing w:line="240" w:lineRule="auto"/>
        <w:jc w:val="both"/>
        <w:rPr>
          <w:ins w:id="108" w:author="Krumer Alexander" w:date="2021-12-05T21:06:00Z"/>
          <w:rFonts w:asciiTheme="majorBidi" w:hAnsiTheme="majorBidi" w:cstheme="majorBidi"/>
          <w:bCs/>
          <w:sz w:val="24"/>
          <w:szCs w:val="24"/>
          <w:lang w:val="en-US"/>
        </w:rPr>
      </w:pPr>
      <w:del w:id="109" w:author="Krumer Alexander" w:date="2021-12-05T21:05:00Z">
        <w:r w:rsidDel="00CD013B">
          <w:rPr>
            <w:rFonts w:asciiTheme="majorBidi" w:hAnsiTheme="majorBidi" w:cstheme="majorBidi"/>
            <w:bCs/>
            <w:sz w:val="24"/>
            <w:szCs w:val="24"/>
            <w:lang w:val="en-US"/>
          </w:rPr>
          <w:delText xml:space="preserve">We have two combinations for 7 workers: 3 for field A and 4 for field B, or 4 for field A and 3 for field B. The first combination (A=3, B=4) </w:delText>
        </w:r>
        <w:r w:rsidR="00197183" w:rsidDel="00CD013B">
          <w:rPr>
            <w:rFonts w:asciiTheme="majorBidi" w:hAnsiTheme="majorBidi" w:cstheme="majorBidi"/>
            <w:bCs/>
            <w:sz w:val="24"/>
            <w:szCs w:val="24"/>
            <w:lang w:val="en-US"/>
          </w:rPr>
          <w:delText>has a total VMP of 1</w:delText>
        </w:r>
        <w:r w:rsidR="00E4566F" w:rsidDel="00CD013B">
          <w:rPr>
            <w:rFonts w:asciiTheme="majorBidi" w:hAnsiTheme="majorBidi" w:cstheme="majorBidi"/>
            <w:bCs/>
            <w:sz w:val="24"/>
            <w:szCs w:val="24"/>
            <w:lang w:val="en-US"/>
          </w:rPr>
          <w:delText>8</w:delText>
        </w:r>
        <w:r w:rsidR="00197183" w:rsidDel="00CD013B">
          <w:rPr>
            <w:rFonts w:asciiTheme="majorBidi" w:hAnsiTheme="majorBidi" w:cstheme="majorBidi"/>
            <w:bCs/>
            <w:sz w:val="24"/>
            <w:szCs w:val="24"/>
            <w:lang w:val="en-US"/>
          </w:rPr>
          <w:delText>+</w:delText>
        </w:r>
        <w:r w:rsidR="00E4566F" w:rsidDel="00CD013B">
          <w:rPr>
            <w:rFonts w:asciiTheme="majorBidi" w:hAnsiTheme="majorBidi" w:cstheme="majorBidi"/>
            <w:bCs/>
            <w:sz w:val="24"/>
            <w:szCs w:val="24"/>
            <w:lang w:val="en-US"/>
          </w:rPr>
          <w:delText>30</w:delText>
        </w:r>
        <w:r w:rsidR="00197183" w:rsidDel="00CD013B">
          <w:rPr>
            <w:rFonts w:asciiTheme="majorBidi" w:hAnsiTheme="majorBidi" w:cstheme="majorBidi"/>
            <w:bCs/>
            <w:sz w:val="24"/>
            <w:szCs w:val="24"/>
            <w:lang w:val="en-US"/>
          </w:rPr>
          <w:delText xml:space="preserve"> = </w:delText>
        </w:r>
        <w:r w:rsidR="00E4566F" w:rsidDel="00CD013B">
          <w:rPr>
            <w:rFonts w:asciiTheme="majorBidi" w:hAnsiTheme="majorBidi" w:cstheme="majorBidi"/>
            <w:bCs/>
            <w:sz w:val="24"/>
            <w:szCs w:val="24"/>
            <w:lang w:val="en-US"/>
          </w:rPr>
          <w:delText>48</w:delText>
        </w:r>
        <w:r w:rsidR="00197183" w:rsidDel="00CD013B">
          <w:rPr>
            <w:rFonts w:asciiTheme="majorBidi" w:hAnsiTheme="majorBidi" w:cstheme="majorBidi"/>
            <w:bCs/>
            <w:sz w:val="24"/>
            <w:szCs w:val="24"/>
            <w:lang w:val="en-US"/>
          </w:rPr>
          <w:delText xml:space="preserve"> whereas the second combination</w:delText>
        </w:r>
      </w:del>
      <w:del w:id="110" w:author="Krumer Alexander" w:date="2021-12-05T21:08:00Z">
        <w:r w:rsidR="00197183" w:rsidDel="00CD013B">
          <w:rPr>
            <w:rFonts w:asciiTheme="majorBidi" w:hAnsiTheme="majorBidi" w:cstheme="majorBidi"/>
            <w:bCs/>
            <w:sz w:val="24"/>
            <w:szCs w:val="24"/>
            <w:lang w:val="en-US"/>
          </w:rPr>
          <w:delText xml:space="preserve"> (A=4, B=3) has a total VMP of </w:delText>
        </w:r>
        <w:r w:rsidR="00E4566F" w:rsidDel="00CD013B">
          <w:rPr>
            <w:rFonts w:asciiTheme="majorBidi" w:hAnsiTheme="majorBidi" w:cstheme="majorBidi"/>
            <w:bCs/>
            <w:sz w:val="24"/>
            <w:szCs w:val="24"/>
            <w:lang w:val="en-US"/>
          </w:rPr>
          <w:delText>22</w:delText>
        </w:r>
        <w:r w:rsidR="00197183" w:rsidDel="00CD013B">
          <w:rPr>
            <w:rFonts w:asciiTheme="majorBidi" w:hAnsiTheme="majorBidi" w:cstheme="majorBidi"/>
            <w:bCs/>
            <w:sz w:val="24"/>
            <w:szCs w:val="24"/>
            <w:lang w:val="en-US"/>
          </w:rPr>
          <w:delText>+</w:delText>
        </w:r>
        <w:r w:rsidR="00E4566F" w:rsidDel="00CD013B">
          <w:rPr>
            <w:rFonts w:asciiTheme="majorBidi" w:hAnsiTheme="majorBidi" w:cstheme="majorBidi"/>
            <w:bCs/>
            <w:sz w:val="24"/>
            <w:szCs w:val="24"/>
            <w:lang w:val="en-US"/>
          </w:rPr>
          <w:delText>27</w:delText>
        </w:r>
        <w:r w:rsidR="00197183" w:rsidDel="00CD013B">
          <w:rPr>
            <w:rFonts w:asciiTheme="majorBidi" w:hAnsiTheme="majorBidi" w:cstheme="majorBidi"/>
            <w:bCs/>
            <w:sz w:val="24"/>
            <w:szCs w:val="24"/>
            <w:lang w:val="en-US"/>
          </w:rPr>
          <w:delText xml:space="preserve"> = </w:delText>
        </w:r>
        <w:r w:rsidR="00E4566F" w:rsidDel="00CD013B">
          <w:rPr>
            <w:rFonts w:asciiTheme="majorBidi" w:hAnsiTheme="majorBidi" w:cstheme="majorBidi"/>
            <w:bCs/>
            <w:sz w:val="24"/>
            <w:szCs w:val="24"/>
            <w:lang w:val="en-US"/>
          </w:rPr>
          <w:delText>49</w:delText>
        </w:r>
        <w:r w:rsidR="00197183" w:rsidDel="00CD013B">
          <w:rPr>
            <w:rFonts w:asciiTheme="majorBidi" w:hAnsiTheme="majorBidi" w:cstheme="majorBidi"/>
            <w:bCs/>
            <w:sz w:val="24"/>
            <w:szCs w:val="24"/>
            <w:lang w:val="en-US"/>
          </w:rPr>
          <w:delText xml:space="preserve"> Therefore, t</w:delText>
        </w:r>
      </w:del>
      <w:ins w:id="111" w:author="Krumer Alexander" w:date="2021-12-05T21:08:00Z">
        <w:r w:rsidR="00CD013B">
          <w:rPr>
            <w:rFonts w:asciiTheme="majorBidi" w:hAnsiTheme="majorBidi" w:cstheme="majorBidi"/>
            <w:bCs/>
            <w:sz w:val="24"/>
            <w:szCs w:val="24"/>
          </w:rPr>
          <w:t>T</w:t>
        </w:r>
      </w:ins>
      <w:r w:rsidR="00197183">
        <w:rPr>
          <w:rFonts w:asciiTheme="majorBidi" w:hAnsiTheme="majorBidi" w:cstheme="majorBidi"/>
          <w:bCs/>
          <w:sz w:val="24"/>
          <w:szCs w:val="24"/>
          <w:lang w:val="en-US"/>
        </w:rPr>
        <w:t xml:space="preserve">he optimal combination is to have </w:t>
      </w:r>
      <w:r w:rsidR="00E4566F">
        <w:rPr>
          <w:rFonts w:asciiTheme="majorBidi" w:hAnsiTheme="majorBidi" w:cstheme="majorBidi"/>
          <w:bCs/>
          <w:sz w:val="24"/>
          <w:szCs w:val="24"/>
          <w:lang w:val="en-US"/>
        </w:rPr>
        <w:t>4</w:t>
      </w:r>
      <w:r w:rsidR="00197183">
        <w:rPr>
          <w:rFonts w:asciiTheme="majorBidi" w:hAnsiTheme="majorBidi" w:cstheme="majorBidi"/>
          <w:bCs/>
          <w:sz w:val="24"/>
          <w:szCs w:val="24"/>
          <w:lang w:val="en-US"/>
        </w:rPr>
        <w:t xml:space="preserve"> workers on field A and </w:t>
      </w:r>
      <w:r w:rsidR="00E4566F">
        <w:rPr>
          <w:rFonts w:asciiTheme="majorBidi" w:hAnsiTheme="majorBidi" w:cstheme="majorBidi"/>
          <w:bCs/>
          <w:sz w:val="24"/>
          <w:szCs w:val="24"/>
          <w:lang w:val="en-US"/>
        </w:rPr>
        <w:t>3</w:t>
      </w:r>
      <w:r w:rsidR="00197183">
        <w:rPr>
          <w:rFonts w:asciiTheme="majorBidi" w:hAnsiTheme="majorBidi" w:cstheme="majorBidi"/>
          <w:bCs/>
          <w:sz w:val="24"/>
          <w:szCs w:val="24"/>
          <w:lang w:val="en-US"/>
        </w:rPr>
        <w:t xml:space="preserve"> workers on field B.</w:t>
      </w:r>
    </w:p>
    <w:p w14:paraId="0C229BB1" w14:textId="7AF20562" w:rsidR="00CD013B" w:rsidRPr="00965160" w:rsidRDefault="00CD013B" w:rsidP="00197EB4">
      <w:pPr>
        <w:pStyle w:val="ListParagraph"/>
        <w:numPr>
          <w:ilvl w:val="0"/>
          <w:numId w:val="14"/>
        </w:numPr>
        <w:spacing w:line="240" w:lineRule="auto"/>
        <w:jc w:val="both"/>
        <w:rPr>
          <w:rFonts w:asciiTheme="majorBidi" w:hAnsiTheme="majorBidi" w:cstheme="majorBidi"/>
          <w:bCs/>
          <w:sz w:val="24"/>
          <w:szCs w:val="24"/>
          <w:lang w:val="en-US"/>
        </w:rPr>
      </w:pPr>
      <w:ins w:id="112" w:author="Krumer Alexander" w:date="2021-12-05T21:06:00Z">
        <w:r>
          <w:rPr>
            <w:rFonts w:asciiTheme="majorBidi" w:hAnsiTheme="majorBidi" w:cstheme="majorBidi"/>
            <w:bCs/>
            <w:sz w:val="24"/>
            <w:szCs w:val="24"/>
          </w:rPr>
          <w:t xml:space="preserve">The wage is </w:t>
        </w:r>
      </w:ins>
      <w:ins w:id="113" w:author="Krumer Alexander" w:date="2021-12-05T21:07:00Z">
        <w:r>
          <w:rPr>
            <w:rFonts w:asciiTheme="majorBidi" w:hAnsiTheme="majorBidi" w:cstheme="majorBidi"/>
            <w:bCs/>
            <w:sz w:val="24"/>
            <w:szCs w:val="24"/>
          </w:rPr>
          <w:t>the value of the marginal product of the last worker, which is 4</w:t>
        </w:r>
      </w:ins>
      <w:ins w:id="114" w:author="Krumer Alexander" w:date="2021-12-05T21:08:00Z">
        <w:r>
          <w:rPr>
            <w:rFonts w:asciiTheme="majorBidi" w:hAnsiTheme="majorBidi" w:cstheme="majorBidi"/>
            <w:bCs/>
            <w:sz w:val="24"/>
            <w:szCs w:val="24"/>
          </w:rPr>
          <w:t>.</w:t>
        </w:r>
      </w:ins>
    </w:p>
    <w:p w14:paraId="646A873D" w14:textId="2C61CF5D" w:rsidR="0064030B" w:rsidRDefault="0064030B" w:rsidP="0064030B">
      <w:pPr>
        <w:tabs>
          <w:tab w:val="left" w:pos="1410"/>
        </w:tabs>
        <w:rPr>
          <w:rFonts w:cstheme="minorHAnsi"/>
          <w:sz w:val="24"/>
          <w:szCs w:val="24"/>
        </w:rPr>
      </w:pPr>
    </w:p>
    <w:p w14:paraId="6B408FB8" w14:textId="52D0FB70" w:rsidR="00264832" w:rsidRPr="005904BD" w:rsidRDefault="00264832" w:rsidP="00264832">
      <w:pPr>
        <w:pStyle w:val="Heading1"/>
        <w:rPr>
          <w:bCs/>
          <w:sz w:val="24"/>
          <w:szCs w:val="24"/>
        </w:rPr>
      </w:pPr>
      <w:r w:rsidRPr="005904BD">
        <w:rPr>
          <w:bCs/>
          <w:sz w:val="24"/>
          <w:szCs w:val="24"/>
        </w:rPr>
        <w:t xml:space="preserve">Question </w:t>
      </w:r>
      <w:r>
        <w:rPr>
          <w:bCs/>
          <w:sz w:val="24"/>
          <w:szCs w:val="24"/>
        </w:rPr>
        <w:t>6</w:t>
      </w:r>
      <w:r w:rsidRPr="005904BD">
        <w:rPr>
          <w:bCs/>
          <w:sz w:val="24"/>
          <w:szCs w:val="24"/>
        </w:rPr>
        <w:t xml:space="preserve"> (</w:t>
      </w:r>
      <w:r>
        <w:rPr>
          <w:bCs/>
          <w:sz w:val="24"/>
          <w:szCs w:val="24"/>
        </w:rPr>
        <w:t>5</w:t>
      </w:r>
      <w:r w:rsidRPr="005904BD">
        <w:rPr>
          <w:bCs/>
          <w:sz w:val="24"/>
          <w:szCs w:val="24"/>
        </w:rPr>
        <w:t xml:space="preserve"> points)</w:t>
      </w:r>
    </w:p>
    <w:p w14:paraId="70324FC1" w14:textId="5EA44F88" w:rsidR="00264832" w:rsidRPr="001F5A6A" w:rsidRDefault="00264832" w:rsidP="00264832">
      <w:pPr>
        <w:spacing w:line="240" w:lineRule="auto"/>
        <w:jc w:val="both"/>
        <w:rPr>
          <w:sz w:val="24"/>
          <w:szCs w:val="24"/>
        </w:rPr>
      </w:pPr>
      <w:r w:rsidRPr="001F5A6A">
        <w:rPr>
          <w:sz w:val="24"/>
          <w:szCs w:val="24"/>
        </w:rPr>
        <w:t>You are expected to receive</w:t>
      </w:r>
      <w:r>
        <w:rPr>
          <w:sz w:val="24"/>
          <w:szCs w:val="24"/>
        </w:rPr>
        <w:t xml:space="preserve"> a one-time sum of</w:t>
      </w:r>
      <w:r w:rsidRPr="001F5A6A">
        <w:rPr>
          <w:sz w:val="24"/>
          <w:szCs w:val="24"/>
        </w:rPr>
        <w:t xml:space="preserve"> </w:t>
      </w:r>
      <w:r>
        <w:rPr>
          <w:sz w:val="24"/>
          <w:szCs w:val="24"/>
        </w:rPr>
        <w:t>100</w:t>
      </w:r>
      <w:r w:rsidRPr="001F5A6A">
        <w:rPr>
          <w:sz w:val="24"/>
          <w:szCs w:val="24"/>
        </w:rPr>
        <w:t xml:space="preserve"> NOK </w:t>
      </w:r>
      <w:r>
        <w:rPr>
          <w:sz w:val="24"/>
          <w:szCs w:val="24"/>
        </w:rPr>
        <w:t>at the end of a five-year investment plan</w:t>
      </w:r>
      <w:r w:rsidRPr="001F5A6A">
        <w:rPr>
          <w:sz w:val="24"/>
          <w:szCs w:val="24"/>
        </w:rPr>
        <w:t xml:space="preserve">. What is the Present Value </w:t>
      </w:r>
      <w:r>
        <w:rPr>
          <w:sz w:val="24"/>
          <w:szCs w:val="24"/>
        </w:rPr>
        <w:t xml:space="preserve">(PV) </w:t>
      </w:r>
      <w:r w:rsidRPr="001F5A6A">
        <w:rPr>
          <w:sz w:val="24"/>
          <w:szCs w:val="24"/>
        </w:rPr>
        <w:t xml:space="preserve">of this </w:t>
      </w:r>
      <w:r>
        <w:rPr>
          <w:sz w:val="24"/>
          <w:szCs w:val="24"/>
        </w:rPr>
        <w:t xml:space="preserve">plan </w:t>
      </w:r>
      <w:r w:rsidRPr="001F5A6A">
        <w:rPr>
          <w:sz w:val="24"/>
          <w:szCs w:val="24"/>
        </w:rPr>
        <w:t xml:space="preserve">if the annual interest rate is </w:t>
      </w:r>
      <w:r>
        <w:rPr>
          <w:sz w:val="24"/>
          <w:szCs w:val="24"/>
        </w:rPr>
        <w:t>3</w:t>
      </w:r>
      <w:r w:rsidRPr="001F5A6A">
        <w:rPr>
          <w:sz w:val="24"/>
          <w:szCs w:val="24"/>
        </w:rPr>
        <w:t>%</w:t>
      </w:r>
      <w:r w:rsidR="006D10AC">
        <w:rPr>
          <w:sz w:val="24"/>
          <w:szCs w:val="24"/>
        </w:rPr>
        <w:t xml:space="preserve"> in the first two years and 5% per year after that</w:t>
      </w:r>
      <w:r w:rsidRPr="001F5A6A">
        <w:rPr>
          <w:sz w:val="24"/>
          <w:szCs w:val="24"/>
        </w:rPr>
        <w:t>?</w:t>
      </w:r>
    </w:p>
    <w:p w14:paraId="6E4D42F7" w14:textId="77777777" w:rsidR="00264832" w:rsidRDefault="00264832" w:rsidP="00264832">
      <w:pPr>
        <w:pStyle w:val="Heading1"/>
        <w:rPr>
          <w:bCs/>
          <w:sz w:val="24"/>
          <w:szCs w:val="24"/>
        </w:rPr>
      </w:pPr>
      <w:r w:rsidRPr="005831AF">
        <w:rPr>
          <w:bCs/>
          <w:sz w:val="24"/>
          <w:szCs w:val="24"/>
        </w:rPr>
        <w:t>Answer</w:t>
      </w:r>
    </w:p>
    <w:p w14:paraId="3F5CEEC3" w14:textId="42E03FCD" w:rsidR="00264832" w:rsidRDefault="00264832" w:rsidP="0064030B">
      <w:pPr>
        <w:tabs>
          <w:tab w:val="left" w:pos="1410"/>
        </w:tabs>
        <w:rPr>
          <w:rFonts w:eastAsiaTheme="minorEastAsia" w:cstheme="minorHAnsi"/>
          <w:sz w:val="24"/>
          <w:szCs w:val="24"/>
        </w:rPr>
      </w:pPr>
      <w:r>
        <w:rPr>
          <w:rFonts w:cstheme="minorHAnsi"/>
          <w:sz w:val="24"/>
          <w:szCs w:val="24"/>
        </w:rPr>
        <w:t xml:space="preserve"> </w:t>
      </w:r>
      <m:oMath>
        <m:r>
          <w:rPr>
            <w:rFonts w:ascii="Cambria Math" w:hAnsi="Cambria Math" w:cstheme="minorHAnsi"/>
            <w:sz w:val="24"/>
            <w:szCs w:val="24"/>
          </w:rPr>
          <m:t>PV=</m:t>
        </m:r>
        <m:f>
          <m:fPr>
            <m:ctrlPr>
              <w:rPr>
                <w:rFonts w:ascii="Cambria Math" w:hAnsi="Cambria Math" w:cstheme="minorHAnsi"/>
                <w:i/>
                <w:sz w:val="24"/>
                <w:szCs w:val="24"/>
              </w:rPr>
            </m:ctrlPr>
          </m:fPr>
          <m:num>
            <m:r>
              <w:rPr>
                <w:rFonts w:ascii="Cambria Math" w:hAnsi="Cambria Math" w:cstheme="minorHAnsi"/>
                <w:sz w:val="24"/>
                <w:szCs w:val="24"/>
              </w:rPr>
              <m:t>100</m:t>
            </m:r>
          </m:num>
          <m:den>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1+0.03</m:t>
                    </m:r>
                  </m:e>
                </m:d>
              </m:e>
              <m:sup>
                <m:r>
                  <w:rPr>
                    <w:rFonts w:ascii="Cambria Math" w:hAnsi="Cambria Math" w:cstheme="minorHAnsi"/>
                    <w:sz w:val="24"/>
                    <w:szCs w:val="24"/>
                  </w:rPr>
                  <m:t>2</m:t>
                </m:r>
              </m:sup>
            </m:sSup>
            <m:r>
              <w:rPr>
                <w:rFonts w:ascii="Cambria Math" w:hAnsi="Cambria Math" w:cstheme="minorHAnsi"/>
                <w:sz w:val="24"/>
                <w:szCs w:val="24"/>
              </w:rPr>
              <m:t>*</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1+0.05</m:t>
                    </m:r>
                  </m:e>
                </m:d>
              </m:e>
              <m:sup>
                <m:r>
                  <w:rPr>
                    <w:rFonts w:ascii="Cambria Math" w:hAnsi="Cambria Math" w:cstheme="minorHAnsi"/>
                    <w:sz w:val="24"/>
                    <w:szCs w:val="24"/>
                  </w:rPr>
                  <m:t>3</m:t>
                </m:r>
              </m:sup>
            </m:sSup>
          </m:den>
        </m:f>
        <m:r>
          <w:rPr>
            <w:rFonts w:ascii="Cambria Math" w:hAnsi="Cambria Math" w:cstheme="minorHAnsi"/>
            <w:sz w:val="24"/>
            <w:szCs w:val="24"/>
          </w:rPr>
          <m:t>=81.42</m:t>
        </m:r>
      </m:oMath>
    </w:p>
    <w:p w14:paraId="6A8BF7B0" w14:textId="24D7035C" w:rsidR="00264832" w:rsidRDefault="003F10F7" w:rsidP="0064030B">
      <w:pPr>
        <w:tabs>
          <w:tab w:val="left" w:pos="1410"/>
        </w:tabs>
        <w:rPr>
          <w:rFonts w:eastAsiaTheme="minorEastAsia" w:cstheme="minorHAnsi"/>
          <w:sz w:val="24"/>
          <w:szCs w:val="24"/>
        </w:rPr>
      </w:pPr>
      <w:commentRangeStart w:id="115"/>
      <w:commentRangeStart w:id="116"/>
      <w:commentRangeStart w:id="117"/>
      <w:r>
        <w:rPr>
          <w:rFonts w:eastAsiaTheme="minorEastAsia" w:cstheme="minorHAnsi"/>
          <w:sz w:val="24"/>
          <w:szCs w:val="24"/>
        </w:rPr>
        <w:t xml:space="preserve">Using Excel’s formula: </w:t>
      </w:r>
      <w:r w:rsidRPr="003F10F7">
        <w:rPr>
          <w:rFonts w:eastAsiaTheme="minorEastAsia" w:cstheme="minorHAnsi"/>
          <w:sz w:val="24"/>
          <w:szCs w:val="24"/>
        </w:rPr>
        <w:t>=PV(0.03,5,,</w:t>
      </w:r>
      <w:r>
        <w:rPr>
          <w:rFonts w:eastAsiaTheme="minorEastAsia" w:cstheme="minorHAnsi"/>
          <w:sz w:val="24"/>
          <w:szCs w:val="24"/>
        </w:rPr>
        <w:t>-</w:t>
      </w:r>
      <w:r w:rsidRPr="003F10F7">
        <w:rPr>
          <w:rFonts w:eastAsiaTheme="minorEastAsia" w:cstheme="minorHAnsi"/>
          <w:sz w:val="24"/>
          <w:szCs w:val="24"/>
        </w:rPr>
        <w:t>100)</w:t>
      </w:r>
      <w:commentRangeEnd w:id="115"/>
      <w:r w:rsidR="00791B2A">
        <w:rPr>
          <w:rStyle w:val="CommentReference"/>
        </w:rPr>
        <w:commentReference w:id="115"/>
      </w:r>
      <w:commentRangeEnd w:id="116"/>
      <w:r w:rsidR="00941E2D">
        <w:rPr>
          <w:rStyle w:val="CommentReference"/>
        </w:rPr>
        <w:commentReference w:id="116"/>
      </w:r>
      <w:commentRangeEnd w:id="117"/>
      <w:r w:rsidR="00CD013B">
        <w:rPr>
          <w:rStyle w:val="CommentReference"/>
        </w:rPr>
        <w:commentReference w:id="117"/>
      </w:r>
    </w:p>
    <w:p w14:paraId="67A8A43B" w14:textId="7C74824F" w:rsidR="003F10F7" w:rsidRDefault="003F10F7" w:rsidP="0064030B">
      <w:pPr>
        <w:tabs>
          <w:tab w:val="left" w:pos="1410"/>
        </w:tabs>
        <w:rPr>
          <w:rFonts w:eastAsiaTheme="minorEastAsia" w:cstheme="minorHAnsi"/>
          <w:sz w:val="24"/>
          <w:szCs w:val="24"/>
        </w:rPr>
      </w:pPr>
    </w:p>
    <w:p w14:paraId="3EBDC7DD" w14:textId="26D704E9" w:rsidR="006D10AC" w:rsidRPr="005904BD" w:rsidRDefault="006D10AC" w:rsidP="006D10AC">
      <w:pPr>
        <w:pStyle w:val="Heading1"/>
        <w:rPr>
          <w:bCs/>
          <w:sz w:val="24"/>
          <w:szCs w:val="24"/>
        </w:rPr>
      </w:pPr>
      <w:r w:rsidRPr="005904BD">
        <w:rPr>
          <w:bCs/>
          <w:sz w:val="24"/>
          <w:szCs w:val="24"/>
        </w:rPr>
        <w:lastRenderedPageBreak/>
        <w:t xml:space="preserve">Question </w:t>
      </w:r>
      <w:r>
        <w:rPr>
          <w:bCs/>
          <w:sz w:val="24"/>
          <w:szCs w:val="24"/>
        </w:rPr>
        <w:t>7</w:t>
      </w:r>
      <w:r w:rsidRPr="005904BD">
        <w:rPr>
          <w:bCs/>
          <w:sz w:val="24"/>
          <w:szCs w:val="24"/>
        </w:rPr>
        <w:t xml:space="preserve"> (</w:t>
      </w:r>
      <w:r>
        <w:rPr>
          <w:bCs/>
          <w:sz w:val="24"/>
          <w:szCs w:val="24"/>
        </w:rPr>
        <w:t>5</w:t>
      </w:r>
      <w:r w:rsidRPr="005904BD">
        <w:rPr>
          <w:bCs/>
          <w:sz w:val="24"/>
          <w:szCs w:val="24"/>
        </w:rPr>
        <w:t xml:space="preserve"> points)</w:t>
      </w:r>
    </w:p>
    <w:p w14:paraId="3386F42F" w14:textId="395E38DD" w:rsidR="006D10AC" w:rsidRDefault="006D10AC" w:rsidP="003F10F7">
      <w:pPr>
        <w:pStyle w:val="Heading1"/>
        <w:rPr>
          <w:rFonts w:asciiTheme="minorHAnsi" w:eastAsiaTheme="minorEastAsia" w:hAnsiTheme="minorHAnsi" w:cstheme="minorHAnsi"/>
          <w:color w:val="auto"/>
          <w:sz w:val="24"/>
          <w:szCs w:val="24"/>
        </w:rPr>
      </w:pPr>
      <w:r w:rsidRPr="006D10AC">
        <w:rPr>
          <w:rFonts w:asciiTheme="minorHAnsi" w:eastAsiaTheme="minorEastAsia" w:hAnsiTheme="minorHAnsi" w:cstheme="minorHAnsi"/>
          <w:color w:val="auto"/>
          <w:sz w:val="24"/>
          <w:szCs w:val="24"/>
        </w:rPr>
        <w:t xml:space="preserve">You are expected to invest a one-time sum of 1000 NOK at the end of the </w:t>
      </w:r>
      <w:r>
        <w:rPr>
          <w:rFonts w:asciiTheme="minorHAnsi" w:eastAsiaTheme="minorEastAsia" w:hAnsiTheme="minorHAnsi" w:cstheme="minorHAnsi"/>
          <w:color w:val="auto"/>
          <w:sz w:val="24"/>
          <w:szCs w:val="24"/>
        </w:rPr>
        <w:t>sixth</w:t>
      </w:r>
      <w:r w:rsidRPr="006D10AC">
        <w:rPr>
          <w:rFonts w:asciiTheme="minorHAnsi" w:eastAsiaTheme="minorEastAsia" w:hAnsiTheme="minorHAnsi" w:cstheme="minorHAnsi"/>
          <w:color w:val="auto"/>
          <w:sz w:val="24"/>
          <w:szCs w:val="24"/>
        </w:rPr>
        <w:t xml:space="preserve"> year from now and receive it at the end of the </w:t>
      </w:r>
      <w:r>
        <w:rPr>
          <w:rFonts w:asciiTheme="minorHAnsi" w:eastAsiaTheme="minorEastAsia" w:hAnsiTheme="minorHAnsi" w:cstheme="minorHAnsi"/>
          <w:color w:val="auto"/>
          <w:sz w:val="24"/>
          <w:szCs w:val="24"/>
        </w:rPr>
        <w:t>eighth</w:t>
      </w:r>
      <w:r w:rsidRPr="006D10AC">
        <w:rPr>
          <w:rFonts w:asciiTheme="minorHAnsi" w:eastAsiaTheme="minorEastAsia" w:hAnsiTheme="minorHAnsi" w:cstheme="minorHAnsi"/>
          <w:color w:val="auto"/>
          <w:sz w:val="24"/>
          <w:szCs w:val="24"/>
        </w:rPr>
        <w:t xml:space="preserve"> year from now. What is the Future Value of this sum at the end of the </w:t>
      </w:r>
      <w:r>
        <w:rPr>
          <w:rFonts w:asciiTheme="minorHAnsi" w:eastAsiaTheme="minorEastAsia" w:hAnsiTheme="minorHAnsi" w:cstheme="minorHAnsi"/>
          <w:color w:val="auto"/>
          <w:sz w:val="24"/>
          <w:szCs w:val="24"/>
        </w:rPr>
        <w:t>eighth</w:t>
      </w:r>
      <w:r w:rsidRPr="006D10AC">
        <w:rPr>
          <w:rFonts w:asciiTheme="minorHAnsi" w:eastAsiaTheme="minorEastAsia" w:hAnsiTheme="minorHAnsi" w:cstheme="minorHAnsi"/>
          <w:color w:val="auto"/>
          <w:sz w:val="24"/>
          <w:szCs w:val="24"/>
        </w:rPr>
        <w:t xml:space="preserve"> year from now if the annual interest rate is </w:t>
      </w:r>
      <w:r>
        <w:rPr>
          <w:rFonts w:asciiTheme="minorHAnsi" w:eastAsiaTheme="minorEastAsia" w:hAnsiTheme="minorHAnsi" w:cstheme="minorHAnsi"/>
          <w:color w:val="auto"/>
          <w:sz w:val="24"/>
          <w:szCs w:val="24"/>
        </w:rPr>
        <w:t>3</w:t>
      </w:r>
      <w:r w:rsidRPr="006D10AC">
        <w:rPr>
          <w:rFonts w:asciiTheme="minorHAnsi" w:eastAsiaTheme="minorEastAsia" w:hAnsiTheme="minorHAnsi" w:cstheme="minorHAnsi"/>
          <w:color w:val="auto"/>
          <w:sz w:val="24"/>
          <w:szCs w:val="24"/>
        </w:rPr>
        <w:t xml:space="preserve">% in the first two years, </w:t>
      </w:r>
      <w:r>
        <w:rPr>
          <w:rFonts w:asciiTheme="minorHAnsi" w:eastAsiaTheme="minorEastAsia" w:hAnsiTheme="minorHAnsi" w:cstheme="minorHAnsi"/>
          <w:color w:val="auto"/>
          <w:sz w:val="24"/>
          <w:szCs w:val="24"/>
        </w:rPr>
        <w:t>4</w:t>
      </w:r>
      <w:r w:rsidRPr="006D10AC">
        <w:rPr>
          <w:rFonts w:asciiTheme="minorHAnsi" w:eastAsiaTheme="minorEastAsia" w:hAnsiTheme="minorHAnsi" w:cstheme="minorHAnsi"/>
          <w:color w:val="auto"/>
          <w:sz w:val="24"/>
          <w:szCs w:val="24"/>
        </w:rPr>
        <w:t xml:space="preserve">% in the third year, 7% in the fourth year and </w:t>
      </w:r>
      <w:r w:rsidR="00791B2A">
        <w:rPr>
          <w:rFonts w:asciiTheme="minorHAnsi" w:eastAsiaTheme="minorEastAsia" w:hAnsiTheme="minorHAnsi" w:cstheme="minorHAnsi"/>
          <w:color w:val="auto"/>
          <w:sz w:val="24"/>
          <w:szCs w:val="24"/>
        </w:rPr>
        <w:t>10</w:t>
      </w:r>
      <w:r w:rsidRPr="006D10AC">
        <w:rPr>
          <w:rFonts w:asciiTheme="minorHAnsi" w:eastAsiaTheme="minorEastAsia" w:hAnsiTheme="minorHAnsi" w:cstheme="minorHAnsi"/>
          <w:color w:val="auto"/>
          <w:sz w:val="24"/>
          <w:szCs w:val="24"/>
        </w:rPr>
        <w:t>%</w:t>
      </w:r>
      <w:r w:rsidR="00791B2A">
        <w:rPr>
          <w:rFonts w:asciiTheme="minorHAnsi" w:eastAsiaTheme="minorEastAsia" w:hAnsiTheme="minorHAnsi" w:cstheme="minorHAnsi"/>
          <w:color w:val="auto"/>
          <w:sz w:val="24"/>
          <w:szCs w:val="24"/>
        </w:rPr>
        <w:t xml:space="preserve"> per year after that</w:t>
      </w:r>
      <w:r w:rsidRPr="006D10AC">
        <w:rPr>
          <w:rFonts w:asciiTheme="minorHAnsi" w:eastAsiaTheme="minorEastAsia" w:hAnsiTheme="minorHAnsi" w:cstheme="minorHAnsi"/>
          <w:color w:val="auto"/>
          <w:sz w:val="24"/>
          <w:szCs w:val="24"/>
        </w:rPr>
        <w:t>?</w:t>
      </w:r>
    </w:p>
    <w:p w14:paraId="6309C375" w14:textId="089C55F8" w:rsidR="00791B2A" w:rsidRDefault="00791B2A" w:rsidP="00791B2A"/>
    <w:p w14:paraId="7C8D8D33" w14:textId="77777777" w:rsidR="00791B2A" w:rsidRDefault="00791B2A" w:rsidP="00791B2A">
      <w:pPr>
        <w:pStyle w:val="Heading1"/>
        <w:rPr>
          <w:bCs/>
          <w:sz w:val="24"/>
          <w:szCs w:val="24"/>
        </w:rPr>
      </w:pPr>
      <w:r w:rsidRPr="005831AF">
        <w:rPr>
          <w:bCs/>
          <w:sz w:val="24"/>
          <w:szCs w:val="24"/>
        </w:rPr>
        <w:t>Answer</w:t>
      </w:r>
    </w:p>
    <w:p w14:paraId="5D6EC7D9" w14:textId="0D94A768" w:rsidR="00791B2A" w:rsidRDefault="00791B2A" w:rsidP="00791B2A">
      <w:pPr>
        <w:tabs>
          <w:tab w:val="left" w:pos="1410"/>
        </w:tabs>
        <w:rPr>
          <w:rFonts w:eastAsiaTheme="minorEastAsia" w:cstheme="minorHAnsi"/>
          <w:sz w:val="24"/>
          <w:szCs w:val="24"/>
        </w:rPr>
      </w:pPr>
      <w:r>
        <w:rPr>
          <w:rFonts w:cstheme="minorHAnsi"/>
          <w:sz w:val="24"/>
          <w:szCs w:val="24"/>
        </w:rPr>
        <w:t xml:space="preserve"> </w:t>
      </w:r>
      <m:oMath>
        <m:r>
          <w:rPr>
            <w:rFonts w:ascii="Cambria Math" w:hAnsi="Cambria Math" w:cstheme="minorHAnsi"/>
            <w:sz w:val="24"/>
            <w:szCs w:val="24"/>
          </w:rPr>
          <m:t>FV=1000*</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1+0.1</m:t>
                </m:r>
              </m:e>
            </m:d>
          </m:e>
          <m:sup>
            <m:r>
              <w:rPr>
                <w:rFonts w:ascii="Cambria Math" w:hAnsi="Cambria Math" w:cstheme="minorHAnsi"/>
                <w:sz w:val="24"/>
                <w:szCs w:val="24"/>
              </w:rPr>
              <m:t>2</m:t>
            </m:r>
          </m:sup>
        </m:sSup>
        <m:r>
          <w:rPr>
            <w:rFonts w:ascii="Cambria Math" w:hAnsi="Cambria Math" w:cstheme="minorHAnsi"/>
            <w:sz w:val="24"/>
            <w:szCs w:val="24"/>
          </w:rPr>
          <m:t>=1210</m:t>
        </m:r>
      </m:oMath>
    </w:p>
    <w:p w14:paraId="7DF5C671" w14:textId="709657B5" w:rsidR="00791B2A" w:rsidRDefault="00791B2A" w:rsidP="00791B2A">
      <w:pPr>
        <w:tabs>
          <w:tab w:val="left" w:pos="1410"/>
        </w:tabs>
        <w:rPr>
          <w:rFonts w:eastAsiaTheme="minorEastAsia" w:cstheme="minorHAnsi"/>
          <w:sz w:val="24"/>
          <w:szCs w:val="24"/>
        </w:rPr>
      </w:pPr>
      <w:r>
        <w:rPr>
          <w:rFonts w:eastAsiaTheme="minorEastAsia" w:cstheme="minorHAnsi"/>
          <w:sz w:val="24"/>
          <w:szCs w:val="24"/>
        </w:rPr>
        <w:t xml:space="preserve">Using Excel’s formula: </w:t>
      </w:r>
      <w:r w:rsidRPr="003F10F7">
        <w:rPr>
          <w:rFonts w:eastAsiaTheme="minorEastAsia" w:cstheme="minorHAnsi"/>
          <w:sz w:val="24"/>
          <w:szCs w:val="24"/>
        </w:rPr>
        <w:t>=</w:t>
      </w:r>
      <w:r>
        <w:rPr>
          <w:rFonts w:eastAsiaTheme="minorEastAsia" w:cstheme="minorHAnsi"/>
          <w:sz w:val="24"/>
          <w:szCs w:val="24"/>
        </w:rPr>
        <w:t>FV</w:t>
      </w:r>
      <w:r w:rsidRPr="003F10F7">
        <w:rPr>
          <w:rFonts w:eastAsiaTheme="minorEastAsia" w:cstheme="minorHAnsi"/>
          <w:sz w:val="24"/>
          <w:szCs w:val="24"/>
        </w:rPr>
        <w:t>(0.</w:t>
      </w:r>
      <w:r>
        <w:rPr>
          <w:rFonts w:eastAsiaTheme="minorEastAsia" w:cstheme="minorHAnsi"/>
          <w:sz w:val="24"/>
          <w:szCs w:val="24"/>
        </w:rPr>
        <w:t>1</w:t>
      </w:r>
      <w:r w:rsidRPr="003F10F7">
        <w:rPr>
          <w:rFonts w:eastAsiaTheme="minorEastAsia" w:cstheme="minorHAnsi"/>
          <w:sz w:val="24"/>
          <w:szCs w:val="24"/>
        </w:rPr>
        <w:t>,</w:t>
      </w:r>
      <w:r>
        <w:rPr>
          <w:rFonts w:eastAsiaTheme="minorEastAsia" w:cstheme="minorHAnsi"/>
          <w:sz w:val="24"/>
          <w:szCs w:val="24"/>
        </w:rPr>
        <w:t>2</w:t>
      </w:r>
      <w:r w:rsidRPr="003F10F7">
        <w:rPr>
          <w:rFonts w:eastAsiaTheme="minorEastAsia" w:cstheme="minorHAnsi"/>
          <w:sz w:val="24"/>
          <w:szCs w:val="24"/>
        </w:rPr>
        <w:t>,,</w:t>
      </w:r>
      <w:r>
        <w:rPr>
          <w:rFonts w:eastAsiaTheme="minorEastAsia" w:cstheme="minorHAnsi"/>
          <w:sz w:val="24"/>
          <w:szCs w:val="24"/>
        </w:rPr>
        <w:t>-</w:t>
      </w:r>
      <w:r w:rsidRPr="003F10F7">
        <w:rPr>
          <w:rFonts w:eastAsiaTheme="minorEastAsia" w:cstheme="minorHAnsi"/>
          <w:sz w:val="24"/>
          <w:szCs w:val="24"/>
        </w:rPr>
        <w:t>1</w:t>
      </w:r>
      <w:r>
        <w:rPr>
          <w:rFonts w:eastAsiaTheme="minorEastAsia" w:cstheme="minorHAnsi"/>
          <w:sz w:val="24"/>
          <w:szCs w:val="24"/>
        </w:rPr>
        <w:t>0</w:t>
      </w:r>
      <w:r w:rsidRPr="003F10F7">
        <w:rPr>
          <w:rFonts w:eastAsiaTheme="minorEastAsia" w:cstheme="minorHAnsi"/>
          <w:sz w:val="24"/>
          <w:szCs w:val="24"/>
        </w:rPr>
        <w:t>00)</w:t>
      </w:r>
    </w:p>
    <w:p w14:paraId="709AC53C" w14:textId="77777777" w:rsidR="00791B2A" w:rsidRPr="00791B2A" w:rsidRDefault="00791B2A" w:rsidP="00791B2A"/>
    <w:p w14:paraId="0655E1F6" w14:textId="77777777" w:rsidR="006D10AC" w:rsidRPr="006D10AC" w:rsidRDefault="006D10AC" w:rsidP="006D10AC"/>
    <w:p w14:paraId="0923C795" w14:textId="444F5BF1" w:rsidR="003F10F7" w:rsidRPr="005904BD" w:rsidRDefault="003F10F7" w:rsidP="003F10F7">
      <w:pPr>
        <w:pStyle w:val="Heading1"/>
        <w:rPr>
          <w:bCs/>
          <w:sz w:val="24"/>
          <w:szCs w:val="24"/>
        </w:rPr>
      </w:pPr>
      <w:r w:rsidRPr="005904BD">
        <w:rPr>
          <w:bCs/>
          <w:sz w:val="24"/>
          <w:szCs w:val="24"/>
        </w:rPr>
        <w:t xml:space="preserve">Question </w:t>
      </w:r>
      <w:r w:rsidR="006D10AC">
        <w:rPr>
          <w:bCs/>
          <w:sz w:val="24"/>
          <w:szCs w:val="24"/>
        </w:rPr>
        <w:t>8</w:t>
      </w:r>
      <w:r w:rsidRPr="005904BD">
        <w:rPr>
          <w:bCs/>
          <w:sz w:val="24"/>
          <w:szCs w:val="24"/>
        </w:rPr>
        <w:t xml:space="preserve"> (</w:t>
      </w:r>
      <w:r>
        <w:rPr>
          <w:bCs/>
          <w:sz w:val="24"/>
          <w:szCs w:val="24"/>
        </w:rPr>
        <w:t>5</w:t>
      </w:r>
      <w:r w:rsidRPr="005904BD">
        <w:rPr>
          <w:bCs/>
          <w:sz w:val="24"/>
          <w:szCs w:val="24"/>
        </w:rPr>
        <w:t xml:space="preserve"> points)</w:t>
      </w:r>
    </w:p>
    <w:p w14:paraId="7CBEA961" w14:textId="1EECD2ED" w:rsidR="003F10F7" w:rsidRDefault="003F10F7" w:rsidP="0064030B">
      <w:pPr>
        <w:tabs>
          <w:tab w:val="left" w:pos="1410"/>
        </w:tabs>
        <w:rPr>
          <w:rFonts w:cstheme="minorHAnsi"/>
          <w:sz w:val="24"/>
          <w:szCs w:val="24"/>
        </w:rPr>
      </w:pPr>
      <w:r>
        <w:rPr>
          <w:rFonts w:cstheme="minorHAnsi"/>
          <w:sz w:val="24"/>
          <w:szCs w:val="24"/>
        </w:rPr>
        <w:t xml:space="preserve">Suppose </w:t>
      </w:r>
      <w:del w:id="118" w:author="Krumer Alexander" w:date="2021-12-05T21:13:00Z">
        <w:r w:rsidDel="00771507">
          <w:rPr>
            <w:rFonts w:cstheme="minorHAnsi"/>
            <w:sz w:val="24"/>
            <w:szCs w:val="24"/>
          </w:rPr>
          <w:delText xml:space="preserve">the </w:delText>
        </w:r>
      </w:del>
      <w:ins w:id="119" w:author="Krumer Alexander" w:date="2021-12-05T21:13:00Z">
        <w:r w:rsidR="00771507">
          <w:rPr>
            <w:rFonts w:cstheme="minorHAnsi"/>
            <w:sz w:val="24"/>
            <w:szCs w:val="24"/>
          </w:rPr>
          <w:t xml:space="preserve">that </w:t>
        </w:r>
      </w:ins>
      <w:r>
        <w:rPr>
          <w:rFonts w:cstheme="minorHAnsi"/>
          <w:sz w:val="24"/>
          <w:szCs w:val="24"/>
        </w:rPr>
        <w:t>ticket</w:t>
      </w:r>
      <w:ins w:id="120" w:author="Krumer Alexander" w:date="2021-12-05T21:13:00Z">
        <w:r w:rsidR="00771507">
          <w:rPr>
            <w:rFonts w:cstheme="minorHAnsi"/>
            <w:sz w:val="24"/>
            <w:szCs w:val="24"/>
          </w:rPr>
          <w:t>s</w:t>
        </w:r>
      </w:ins>
      <w:r>
        <w:rPr>
          <w:rFonts w:cstheme="minorHAnsi"/>
          <w:sz w:val="24"/>
          <w:szCs w:val="24"/>
        </w:rPr>
        <w:t xml:space="preserve"> for the</w:t>
      </w:r>
      <w:ins w:id="121" w:author="Krumer Alexander" w:date="2021-12-05T21:14:00Z">
        <w:r w:rsidR="00771507">
          <w:rPr>
            <w:rFonts w:cstheme="minorHAnsi"/>
            <w:sz w:val="24"/>
            <w:szCs w:val="24"/>
          </w:rPr>
          <w:t xml:space="preserve"> final of the</w:t>
        </w:r>
      </w:ins>
      <w:r>
        <w:rPr>
          <w:rFonts w:cstheme="minorHAnsi"/>
          <w:sz w:val="24"/>
          <w:szCs w:val="24"/>
        </w:rPr>
        <w:t xml:space="preserve"> FIFA World Cup</w:t>
      </w:r>
      <w:ins w:id="122" w:author="Krumer Alexander" w:date="2021-12-05T21:13:00Z">
        <w:r w:rsidR="00771507">
          <w:rPr>
            <w:rFonts w:cstheme="minorHAnsi"/>
            <w:sz w:val="24"/>
            <w:szCs w:val="24"/>
          </w:rPr>
          <w:t xml:space="preserve"> 2022 in</w:t>
        </w:r>
      </w:ins>
      <w:r>
        <w:rPr>
          <w:rFonts w:cstheme="minorHAnsi"/>
          <w:sz w:val="24"/>
          <w:szCs w:val="24"/>
        </w:rPr>
        <w:t xml:space="preserve"> QATAR </w:t>
      </w:r>
      <w:del w:id="123" w:author="Krumer Alexander" w:date="2021-12-05T21:13:00Z">
        <w:r w:rsidDel="00771507">
          <w:rPr>
            <w:rFonts w:cstheme="minorHAnsi"/>
            <w:sz w:val="24"/>
            <w:szCs w:val="24"/>
          </w:rPr>
          <w:delText>2022 final</w:delText>
        </w:r>
      </w:del>
      <w:r>
        <w:rPr>
          <w:rFonts w:cstheme="minorHAnsi"/>
          <w:sz w:val="24"/>
          <w:szCs w:val="24"/>
        </w:rPr>
        <w:t xml:space="preserve"> </w:t>
      </w:r>
      <w:r w:rsidR="002D2CD6">
        <w:rPr>
          <w:rFonts w:cstheme="minorHAnsi"/>
          <w:sz w:val="24"/>
          <w:szCs w:val="24"/>
        </w:rPr>
        <w:t>is</w:t>
      </w:r>
      <w:r>
        <w:rPr>
          <w:rFonts w:cstheme="minorHAnsi"/>
          <w:sz w:val="24"/>
          <w:szCs w:val="24"/>
        </w:rPr>
        <w:t xml:space="preserve"> a substitute good</w:t>
      </w:r>
      <w:r w:rsidR="002D2CD6">
        <w:rPr>
          <w:rFonts w:cstheme="minorHAnsi"/>
          <w:sz w:val="24"/>
          <w:szCs w:val="24"/>
        </w:rPr>
        <w:t xml:space="preserve"> </w:t>
      </w:r>
      <w:r>
        <w:rPr>
          <w:rFonts w:cstheme="minorHAnsi"/>
          <w:sz w:val="24"/>
          <w:szCs w:val="24"/>
        </w:rPr>
        <w:t>for an organized 3-day</w:t>
      </w:r>
      <w:ins w:id="124" w:author="Krumer Alexander" w:date="2021-12-05T21:14:00Z">
        <w:r w:rsidR="00771507">
          <w:rPr>
            <w:rFonts w:cstheme="minorHAnsi"/>
            <w:sz w:val="24"/>
            <w:szCs w:val="24"/>
          </w:rPr>
          <w:t>s</w:t>
        </w:r>
      </w:ins>
      <w:r>
        <w:rPr>
          <w:rFonts w:cstheme="minorHAnsi"/>
          <w:sz w:val="24"/>
          <w:szCs w:val="24"/>
        </w:rPr>
        <w:t xml:space="preserve"> trip in </w:t>
      </w:r>
      <w:proofErr w:type="spellStart"/>
      <w:r w:rsidRPr="003F10F7">
        <w:rPr>
          <w:rFonts w:cstheme="minorHAnsi"/>
          <w:sz w:val="24"/>
          <w:szCs w:val="24"/>
        </w:rPr>
        <w:t>Tromsø</w:t>
      </w:r>
      <w:proofErr w:type="spellEnd"/>
      <w:r>
        <w:rPr>
          <w:rFonts w:cstheme="minorHAnsi"/>
          <w:sz w:val="24"/>
          <w:szCs w:val="24"/>
        </w:rPr>
        <w:t xml:space="preserve"> to see the Northern Light. What would happen to </w:t>
      </w:r>
      <w:del w:id="125" w:author="Krumer Alexander" w:date="2021-12-05T21:14:00Z">
        <w:r w:rsidDel="00771507">
          <w:rPr>
            <w:rFonts w:cstheme="minorHAnsi"/>
            <w:sz w:val="24"/>
            <w:szCs w:val="24"/>
          </w:rPr>
          <w:delText xml:space="preserve">the </w:delText>
        </w:r>
      </w:del>
      <w:r>
        <w:rPr>
          <w:rFonts w:cstheme="minorHAnsi"/>
          <w:sz w:val="24"/>
          <w:szCs w:val="24"/>
        </w:rPr>
        <w:t xml:space="preserve">demand for </w:t>
      </w:r>
      <w:del w:id="126" w:author="Krumer Alexander" w:date="2021-12-05T21:15:00Z">
        <w:r w:rsidDel="00771507">
          <w:rPr>
            <w:rFonts w:cstheme="minorHAnsi"/>
            <w:sz w:val="24"/>
            <w:szCs w:val="24"/>
          </w:rPr>
          <w:delText xml:space="preserve">the </w:delText>
        </w:r>
      </w:del>
      <w:ins w:id="127" w:author="Krumer Alexander" w:date="2021-12-05T21:15:00Z">
        <w:r w:rsidR="00771507">
          <w:rPr>
            <w:rFonts w:cstheme="minorHAnsi"/>
            <w:sz w:val="24"/>
            <w:szCs w:val="24"/>
          </w:rPr>
          <w:t xml:space="preserve">this </w:t>
        </w:r>
      </w:ins>
      <w:r>
        <w:rPr>
          <w:rFonts w:cstheme="minorHAnsi"/>
          <w:sz w:val="24"/>
          <w:szCs w:val="24"/>
        </w:rPr>
        <w:t>3-day</w:t>
      </w:r>
      <w:ins w:id="128" w:author="Krumer Alexander" w:date="2021-12-05T21:14:00Z">
        <w:r w:rsidR="00771507">
          <w:rPr>
            <w:rFonts w:cstheme="minorHAnsi"/>
            <w:sz w:val="24"/>
            <w:szCs w:val="24"/>
          </w:rPr>
          <w:t>s</w:t>
        </w:r>
      </w:ins>
      <w:r>
        <w:rPr>
          <w:rFonts w:cstheme="minorHAnsi"/>
          <w:sz w:val="24"/>
          <w:szCs w:val="24"/>
        </w:rPr>
        <w:t xml:space="preserve"> trip if the price for the</w:t>
      </w:r>
      <w:ins w:id="129" w:author="Krumer Alexander" w:date="2021-12-05T21:15:00Z">
        <w:r w:rsidR="00771507">
          <w:rPr>
            <w:rFonts w:cstheme="minorHAnsi"/>
            <w:sz w:val="24"/>
            <w:szCs w:val="24"/>
          </w:rPr>
          <w:t xml:space="preserve"> tickets to the final of the</w:t>
        </w:r>
      </w:ins>
      <w:r>
        <w:rPr>
          <w:rFonts w:cstheme="minorHAnsi"/>
          <w:sz w:val="24"/>
          <w:szCs w:val="24"/>
        </w:rPr>
        <w:t xml:space="preserve"> World Cup </w:t>
      </w:r>
      <w:del w:id="130" w:author="Krumer Alexander" w:date="2021-12-05T21:15:00Z">
        <w:r w:rsidDel="00771507">
          <w:rPr>
            <w:rFonts w:cstheme="minorHAnsi"/>
            <w:sz w:val="24"/>
            <w:szCs w:val="24"/>
          </w:rPr>
          <w:delText xml:space="preserve">final ticket </w:delText>
        </w:r>
      </w:del>
      <w:r>
        <w:rPr>
          <w:rFonts w:cstheme="minorHAnsi"/>
          <w:sz w:val="24"/>
          <w:szCs w:val="24"/>
        </w:rPr>
        <w:t xml:space="preserve">increases? </w:t>
      </w:r>
    </w:p>
    <w:p w14:paraId="6CF1A69F" w14:textId="77777777" w:rsidR="003F10F7" w:rsidRDefault="003F10F7" w:rsidP="003F10F7">
      <w:pPr>
        <w:pStyle w:val="Heading1"/>
        <w:rPr>
          <w:bCs/>
          <w:sz w:val="24"/>
          <w:szCs w:val="24"/>
        </w:rPr>
      </w:pPr>
      <w:r w:rsidRPr="005831AF">
        <w:rPr>
          <w:bCs/>
          <w:sz w:val="24"/>
          <w:szCs w:val="24"/>
        </w:rPr>
        <w:t>Answer</w:t>
      </w:r>
    </w:p>
    <w:p w14:paraId="17E77097" w14:textId="79043759" w:rsidR="003F10F7" w:rsidRDefault="003F10F7" w:rsidP="0064030B">
      <w:pPr>
        <w:tabs>
          <w:tab w:val="left" w:pos="1410"/>
        </w:tabs>
        <w:rPr>
          <w:rFonts w:cstheme="minorHAnsi"/>
          <w:sz w:val="24"/>
          <w:szCs w:val="24"/>
        </w:rPr>
      </w:pPr>
      <w:r>
        <w:rPr>
          <w:rFonts w:cstheme="minorHAnsi"/>
          <w:sz w:val="24"/>
          <w:szCs w:val="24"/>
        </w:rPr>
        <w:t xml:space="preserve">An increase </w:t>
      </w:r>
      <w:r w:rsidR="00FD5EFF">
        <w:rPr>
          <w:rFonts w:cstheme="minorHAnsi"/>
          <w:sz w:val="24"/>
          <w:szCs w:val="24"/>
        </w:rPr>
        <w:t>of the price for the ticket increase the demand for the 3-day trip.</w:t>
      </w:r>
    </w:p>
    <w:p w14:paraId="00A11F9A" w14:textId="6BA3B37E" w:rsidR="00FD5EFF" w:rsidRDefault="00FD5EFF" w:rsidP="00FD5EFF">
      <w:pPr>
        <w:pStyle w:val="Heading1"/>
        <w:rPr>
          <w:bCs/>
          <w:sz w:val="24"/>
          <w:szCs w:val="24"/>
        </w:rPr>
      </w:pPr>
      <w:r w:rsidRPr="005904BD">
        <w:rPr>
          <w:bCs/>
          <w:sz w:val="24"/>
          <w:szCs w:val="24"/>
        </w:rPr>
        <w:t xml:space="preserve">Question </w:t>
      </w:r>
      <w:r w:rsidR="006D10AC">
        <w:rPr>
          <w:bCs/>
          <w:sz w:val="24"/>
          <w:szCs w:val="24"/>
        </w:rPr>
        <w:t>9</w:t>
      </w:r>
      <w:r w:rsidRPr="005904BD">
        <w:rPr>
          <w:bCs/>
          <w:sz w:val="24"/>
          <w:szCs w:val="24"/>
        </w:rPr>
        <w:t xml:space="preserve"> (</w:t>
      </w:r>
      <w:r>
        <w:rPr>
          <w:bCs/>
          <w:sz w:val="24"/>
          <w:szCs w:val="24"/>
        </w:rPr>
        <w:t>5</w:t>
      </w:r>
      <w:r w:rsidRPr="005904BD">
        <w:rPr>
          <w:bCs/>
          <w:sz w:val="24"/>
          <w:szCs w:val="24"/>
        </w:rPr>
        <w:t xml:space="preserve"> points)</w:t>
      </w:r>
    </w:p>
    <w:p w14:paraId="2B3517AA" w14:textId="526AF3D3" w:rsidR="00FD5EFF" w:rsidRDefault="00FD5EFF" w:rsidP="00FD5EFF">
      <w:r>
        <w:t>Define the concept of “competitive balance” in sports economics and mention one possible way to promote it.</w:t>
      </w:r>
    </w:p>
    <w:p w14:paraId="0C9994E6" w14:textId="77777777" w:rsidR="00FD5EFF" w:rsidRDefault="00FD5EFF" w:rsidP="00FD5EFF">
      <w:pPr>
        <w:pStyle w:val="Heading1"/>
        <w:rPr>
          <w:bCs/>
          <w:sz w:val="24"/>
          <w:szCs w:val="24"/>
        </w:rPr>
      </w:pPr>
      <w:r w:rsidRPr="005831AF">
        <w:rPr>
          <w:bCs/>
          <w:sz w:val="24"/>
          <w:szCs w:val="24"/>
        </w:rPr>
        <w:t>Answer</w:t>
      </w:r>
    </w:p>
    <w:p w14:paraId="6C18C063" w14:textId="09656BFE" w:rsidR="00FD5EFF" w:rsidRPr="00FD5EFF" w:rsidRDefault="00FD5EFF" w:rsidP="00FD5EFF">
      <w:r>
        <w:t xml:space="preserve">Competitive balance assesses the condition of having an equal and fair competition. League commissioners endeavor to increase competitive balance in their league to keep players and fans engaged. One way to promote competitive balance is the use of salary cap.  </w:t>
      </w:r>
    </w:p>
    <w:p w14:paraId="31CC58E1" w14:textId="2E59DCC5" w:rsidR="00FD5EFF" w:rsidRPr="0064030B" w:rsidRDefault="00FD5EFF" w:rsidP="0064030B">
      <w:pPr>
        <w:tabs>
          <w:tab w:val="left" w:pos="1410"/>
        </w:tabs>
        <w:rPr>
          <w:rFonts w:cstheme="minorHAnsi"/>
          <w:sz w:val="24"/>
          <w:szCs w:val="24"/>
        </w:rPr>
      </w:pPr>
    </w:p>
    <w:sectPr w:rsidR="00FD5EFF" w:rsidRPr="0064030B">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Krumer Alexander" w:date="2021-12-05T21:21:00Z" w:initials="KA">
    <w:p w14:paraId="204CE4E5" w14:textId="645EF2A3" w:rsidR="00326D6F" w:rsidRPr="00326D6F" w:rsidRDefault="00326D6F">
      <w:pPr>
        <w:pStyle w:val="CommentText"/>
        <w:rPr>
          <w:rFonts w:hint="cs"/>
          <w:rtl/>
          <w:lang w:bidi="he-IL"/>
        </w:rPr>
      </w:pPr>
      <w:r>
        <w:rPr>
          <w:rStyle w:val="CommentReference"/>
        </w:rPr>
        <w:annotationRef/>
      </w:r>
      <w:r>
        <w:rPr>
          <w:lang/>
        </w:rPr>
        <w:t xml:space="preserve">Note that there are two countries. In previous exams I had one country with two factors of production. But in your frontier you put these countries together?! What exactly did you want to do here? In any case, it is wrong. Either change the question or follow what I offered, but then it differs from the previous exams, which is not really desirable here. </w:t>
      </w:r>
    </w:p>
  </w:comment>
  <w:comment w:id="22" w:author="Krumer Alexander" w:date="2021-12-05T21:25:00Z" w:initials="KA">
    <w:p w14:paraId="298F3F24" w14:textId="0C262C3F" w:rsidR="00326D6F" w:rsidRPr="00326D6F" w:rsidRDefault="00326D6F">
      <w:pPr>
        <w:pStyle w:val="CommentText"/>
        <w:rPr>
          <w:lang/>
        </w:rPr>
      </w:pPr>
      <w:r>
        <w:rPr>
          <w:rStyle w:val="CommentReference"/>
        </w:rPr>
        <w:annotationRef/>
      </w:r>
      <w:r>
        <w:rPr>
          <w:lang/>
        </w:rPr>
        <w:t>You have to have 2 frontiers, one for each country. (you taught it, right?)</w:t>
      </w:r>
    </w:p>
  </w:comment>
  <w:comment w:id="26" w:author="Krumer Alexander" w:date="2021-11-29T14:56:00Z" w:initials="KA">
    <w:p w14:paraId="7C3E71A0" w14:textId="018EE313" w:rsidR="002750B2" w:rsidRDefault="002750B2">
      <w:pPr>
        <w:pStyle w:val="CommentText"/>
      </w:pPr>
      <w:r>
        <w:rPr>
          <w:rStyle w:val="CommentReference"/>
        </w:rPr>
        <w:annotationRef/>
      </w:r>
      <w:r>
        <w:t>Please add a question on the world trade if you taught it</w:t>
      </w:r>
    </w:p>
  </w:comment>
  <w:comment w:id="27" w:author="Alessandro Edoardo Giorgio David" w:date="2021-11-30T09:15:00Z" w:initials="ADM">
    <w:p w14:paraId="6B1516AF" w14:textId="56666190" w:rsidR="002750B2" w:rsidRDefault="002750B2">
      <w:pPr>
        <w:pStyle w:val="CommentText"/>
      </w:pPr>
      <w:r>
        <w:rPr>
          <w:rStyle w:val="CommentReference"/>
        </w:rPr>
        <w:annotationRef/>
      </w:r>
      <w:r>
        <w:t>It would have been too complicated for students to have two countries, two goods, and two factors of production. Therefore, I opted for a revised and simplified version.</w:t>
      </w:r>
    </w:p>
  </w:comment>
  <w:comment w:id="28" w:author="Krumer Alexander" w:date="2021-12-05T20:36:00Z" w:initials="KA">
    <w:p w14:paraId="2F402EAB" w14:textId="249A796A" w:rsidR="002750B2" w:rsidRPr="00326D6F" w:rsidRDefault="002750B2">
      <w:pPr>
        <w:pStyle w:val="CommentText"/>
        <w:rPr>
          <w:lang/>
        </w:rPr>
      </w:pPr>
      <w:r>
        <w:rPr>
          <w:rStyle w:val="CommentReference"/>
        </w:rPr>
        <w:annotationRef/>
      </w:r>
      <w:r>
        <w:t xml:space="preserve">It is two </w:t>
      </w:r>
      <w:r w:rsidR="00326D6F">
        <w:t>countries</w:t>
      </w:r>
      <w:r w:rsidR="00326D6F">
        <w:rPr>
          <w:lang/>
        </w:rPr>
        <w:t>s already!</w:t>
      </w:r>
    </w:p>
  </w:comment>
  <w:comment w:id="53" w:author="Krumer Alexander" w:date="2021-12-05T20:45:00Z" w:initials="KA">
    <w:p w14:paraId="6D892D32" w14:textId="3F896DA8" w:rsidR="0049659A" w:rsidRPr="0049659A" w:rsidRDefault="0049659A">
      <w:pPr>
        <w:pStyle w:val="CommentText"/>
      </w:pPr>
      <w:r>
        <w:rPr>
          <w:rStyle w:val="CommentReference"/>
        </w:rPr>
        <w:annotationRef/>
      </w:r>
      <w:r>
        <w:t>Please write the updated answers</w:t>
      </w:r>
    </w:p>
  </w:comment>
  <w:comment w:id="67" w:author="Krumer Alexander" w:date="2021-12-05T20:44:00Z" w:initials="KA">
    <w:p w14:paraId="5B54964F" w14:textId="0F6D41FD" w:rsidR="0049659A" w:rsidRPr="0049659A" w:rsidRDefault="0049659A">
      <w:pPr>
        <w:pStyle w:val="CommentText"/>
      </w:pPr>
      <w:r>
        <w:rPr>
          <w:rStyle w:val="CommentReference"/>
        </w:rPr>
        <w:annotationRef/>
      </w:r>
      <w:r>
        <w:t>Add answer of Country B</w:t>
      </w:r>
    </w:p>
  </w:comment>
  <w:comment w:id="82" w:author="Krumer Alexander" w:date="2021-11-29T15:03:00Z" w:initials="KA">
    <w:p w14:paraId="54D3CA3F" w14:textId="240D15DA" w:rsidR="002750B2" w:rsidRPr="00856CCA" w:rsidRDefault="002750B2">
      <w:pPr>
        <w:pStyle w:val="CommentText"/>
      </w:pPr>
      <w:r>
        <w:rPr>
          <w:rStyle w:val="CommentReference"/>
        </w:rPr>
        <w:annotationRef/>
      </w:r>
      <w:r>
        <w:t>I made it 20 points</w:t>
      </w:r>
    </w:p>
  </w:comment>
  <w:comment w:id="90" w:author="Krumer Alexander" w:date="2021-12-05T20:59:00Z" w:initials="KA">
    <w:p w14:paraId="2496AA73" w14:textId="0ECB0DFB" w:rsidR="009C1660" w:rsidRPr="009C1660" w:rsidRDefault="009C1660">
      <w:pPr>
        <w:pStyle w:val="CommentText"/>
      </w:pPr>
      <w:r>
        <w:rPr>
          <w:rStyle w:val="CommentReference"/>
        </w:rPr>
        <w:annotationRef/>
      </w:r>
      <w:r>
        <w:t>What is this column? Please remove it</w:t>
      </w:r>
    </w:p>
  </w:comment>
  <w:comment w:id="91" w:author="Krumer Alexander" w:date="2021-11-29T15:02:00Z" w:initials="KA">
    <w:p w14:paraId="74F67F20" w14:textId="1CA837E1" w:rsidR="002750B2" w:rsidRPr="00856CCA" w:rsidRDefault="002750B2">
      <w:pPr>
        <w:pStyle w:val="CommentText"/>
      </w:pPr>
      <w:r>
        <w:rPr>
          <w:rStyle w:val="CommentReference"/>
        </w:rPr>
        <w:annotationRef/>
      </w:r>
      <w:r>
        <w:t>I made it 3 questions</w:t>
      </w:r>
    </w:p>
  </w:comment>
  <w:comment w:id="92" w:author="Krumer Alexander" w:date="2021-11-29T15:06:00Z" w:initials="KA">
    <w:p w14:paraId="3A657845" w14:textId="4A237E96" w:rsidR="002750B2" w:rsidRPr="006D10AC" w:rsidRDefault="002750B2">
      <w:pPr>
        <w:pStyle w:val="CommentText"/>
      </w:pPr>
      <w:r>
        <w:rPr>
          <w:rStyle w:val="CommentReference"/>
        </w:rPr>
        <w:annotationRef/>
      </w:r>
      <w:r>
        <w:t xml:space="preserve">I made it with diminishing </w:t>
      </w:r>
      <w:proofErr w:type="spellStart"/>
      <w:r>
        <w:t>mp</w:t>
      </w:r>
      <w:proofErr w:type="spellEnd"/>
      <w:r>
        <w:t xml:space="preserve"> from the first worker. Please prepare a new answer</w:t>
      </w:r>
    </w:p>
  </w:comment>
  <w:comment w:id="115" w:author="Krumer Alexander" w:date="2021-11-29T15:19:00Z" w:initials="KA">
    <w:p w14:paraId="4A307769" w14:textId="2519F9F1" w:rsidR="002750B2" w:rsidRPr="00791B2A" w:rsidRDefault="002750B2">
      <w:pPr>
        <w:pStyle w:val="CommentText"/>
      </w:pPr>
      <w:r>
        <w:rPr>
          <w:rStyle w:val="CommentReference"/>
        </w:rPr>
        <w:annotationRef/>
      </w:r>
      <w:r>
        <w:t xml:space="preserve">Not sure </w:t>
      </w:r>
      <w:proofErr w:type="spellStart"/>
      <w:r>
        <w:t>excell</w:t>
      </w:r>
      <w:proofErr w:type="spellEnd"/>
      <w:r>
        <w:t xml:space="preserve"> would do it in the new formula</w:t>
      </w:r>
    </w:p>
  </w:comment>
  <w:comment w:id="116" w:author="Alessandro Edoardo Giorgio David" w:date="2021-11-30T07:17:00Z" w:initials="ADM">
    <w:p w14:paraId="61A172A1" w14:textId="65D871A6" w:rsidR="002750B2" w:rsidRDefault="002750B2">
      <w:pPr>
        <w:pStyle w:val="CommentText"/>
      </w:pPr>
      <w:r>
        <w:rPr>
          <w:rStyle w:val="CommentReference"/>
        </w:rPr>
        <w:annotationRef/>
      </w:r>
      <w:r>
        <w:t>I copied and pasted it from Excel. The only thing that can change is the use of “;” instead of “,”.</w:t>
      </w:r>
    </w:p>
  </w:comment>
  <w:comment w:id="117" w:author="Krumer Alexander" w:date="2021-12-05T21:10:00Z" w:initials="KA">
    <w:p w14:paraId="1F63A488" w14:textId="14458B2D" w:rsidR="00CD013B" w:rsidRPr="00CD013B" w:rsidRDefault="00CD013B">
      <w:pPr>
        <w:pStyle w:val="CommentText"/>
      </w:pPr>
      <w:r>
        <w:rPr>
          <w:rStyle w:val="CommentReference"/>
        </w:rPr>
        <w:annotationRef/>
      </w:r>
      <w:r>
        <w:t>That is Wrong</w:t>
      </w:r>
      <w:r w:rsidR="00771507">
        <w:t>. The answer in excel is 86.26, because the interest rate is 0.03 in all the five years</w:t>
      </w:r>
      <w:r>
        <w:t>. In excel you must have a constant interest rate. Here it changes. The question is whether you taught it (it seems that you did).</w:t>
      </w:r>
      <w:r w:rsidR="00771507">
        <w:t xml:space="preserve"> In short, you can’t use excel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04CE4E5" w15:done="0"/>
  <w15:commentEx w15:paraId="298F3F24" w15:done="0"/>
  <w15:commentEx w15:paraId="7C3E71A0" w15:done="0"/>
  <w15:commentEx w15:paraId="6B1516AF" w15:paraIdParent="7C3E71A0" w15:done="0"/>
  <w15:commentEx w15:paraId="2F402EAB" w15:paraIdParent="7C3E71A0" w15:done="0"/>
  <w15:commentEx w15:paraId="6D892D32" w15:done="0"/>
  <w15:commentEx w15:paraId="5B54964F" w15:done="0"/>
  <w15:commentEx w15:paraId="54D3CA3F" w15:done="1"/>
  <w15:commentEx w15:paraId="2496AA73" w15:done="0"/>
  <w15:commentEx w15:paraId="74F67F20" w15:done="1"/>
  <w15:commentEx w15:paraId="3A657845" w15:done="1"/>
  <w15:commentEx w15:paraId="4A307769" w15:done="0"/>
  <w15:commentEx w15:paraId="61A172A1" w15:paraIdParent="4A307769" w15:done="0"/>
  <w15:commentEx w15:paraId="1F63A488" w15:paraIdParent="4A3077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57ABD6" w16cex:dateUtc="2021-12-05T20:21:00Z"/>
  <w16cex:commentExtensible w16cex:durableId="2557ACE5" w16cex:dateUtc="2021-12-05T20:25:00Z"/>
  <w16cex:commentExtensible w16cex:durableId="254F68B9" w16cex:dateUtc="2021-11-29T13:56:00Z"/>
  <w16cex:commentExtensible w16cex:durableId="25506A32" w16cex:dateUtc="2021-11-30T08:15:00Z"/>
  <w16cex:commentExtensible w16cex:durableId="2557A142" w16cex:dateUtc="2021-12-05T19:36:00Z"/>
  <w16cex:commentExtensible w16cex:durableId="2557A359" w16cex:dateUtc="2021-12-05T19:45:00Z"/>
  <w16cex:commentExtensible w16cex:durableId="2557A32E" w16cex:dateUtc="2021-12-05T19:44:00Z"/>
  <w16cex:commentExtensible w16cex:durableId="254F6A26" w16cex:dateUtc="2021-11-29T14:03:00Z"/>
  <w16cex:commentExtensible w16cex:durableId="2557A6A8" w16cex:dateUtc="2021-12-05T19:59:00Z"/>
  <w16cex:commentExtensible w16cex:durableId="254F69FE" w16cex:dateUtc="2021-11-29T14:02:00Z"/>
  <w16cex:commentExtensible w16cex:durableId="254F6AFB" w16cex:dateUtc="2021-11-29T14:06:00Z"/>
  <w16cex:commentExtensible w16cex:durableId="254F6DE8" w16cex:dateUtc="2021-11-29T14:19:00Z"/>
  <w16cex:commentExtensible w16cex:durableId="25504E92" w16cex:dateUtc="2021-11-30T06:17:00Z"/>
  <w16cex:commentExtensible w16cex:durableId="2557A939" w16cex:dateUtc="2021-12-05T2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04CE4E5" w16cid:durableId="2557ABD6"/>
  <w16cid:commentId w16cid:paraId="298F3F24" w16cid:durableId="2557ACE5"/>
  <w16cid:commentId w16cid:paraId="7C3E71A0" w16cid:durableId="254F68B9"/>
  <w16cid:commentId w16cid:paraId="6B1516AF" w16cid:durableId="25506A32"/>
  <w16cid:commentId w16cid:paraId="2F402EAB" w16cid:durableId="2557A142"/>
  <w16cid:commentId w16cid:paraId="6D892D32" w16cid:durableId="2557A359"/>
  <w16cid:commentId w16cid:paraId="5B54964F" w16cid:durableId="2557A32E"/>
  <w16cid:commentId w16cid:paraId="54D3CA3F" w16cid:durableId="254F6A26"/>
  <w16cid:commentId w16cid:paraId="2496AA73" w16cid:durableId="2557A6A8"/>
  <w16cid:commentId w16cid:paraId="74F67F20" w16cid:durableId="254F69FE"/>
  <w16cid:commentId w16cid:paraId="3A657845" w16cid:durableId="254F6AFB"/>
  <w16cid:commentId w16cid:paraId="4A307769" w16cid:durableId="254F6DE8"/>
  <w16cid:commentId w16cid:paraId="61A172A1" w16cid:durableId="25504E92"/>
  <w16cid:commentId w16cid:paraId="1F63A488" w16cid:durableId="2557A9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90C03B" w14:textId="77777777" w:rsidR="007B1A42" w:rsidRDefault="007B1A42" w:rsidP="002D6CEB">
      <w:pPr>
        <w:spacing w:after="0" w:line="240" w:lineRule="auto"/>
      </w:pPr>
      <w:r>
        <w:separator/>
      </w:r>
    </w:p>
  </w:endnote>
  <w:endnote w:type="continuationSeparator" w:id="0">
    <w:p w14:paraId="40C7AF0A" w14:textId="77777777" w:rsidR="007B1A42" w:rsidRDefault="007B1A42" w:rsidP="002D6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A69D63" w14:textId="77777777" w:rsidR="007B1A42" w:rsidRDefault="007B1A42" w:rsidP="002D6CEB">
      <w:pPr>
        <w:spacing w:after="0" w:line="240" w:lineRule="auto"/>
      </w:pPr>
      <w:r>
        <w:separator/>
      </w:r>
    </w:p>
  </w:footnote>
  <w:footnote w:type="continuationSeparator" w:id="0">
    <w:p w14:paraId="3017A040" w14:textId="77777777" w:rsidR="007B1A42" w:rsidRDefault="007B1A42" w:rsidP="002D6C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31.3pt;height:23.8pt;visibility:visible;mso-wrap-style:square" o:bullet="t">
        <v:imagedata r:id="rId1" o:title=""/>
      </v:shape>
    </w:pict>
  </w:numPicBullet>
  <w:abstractNum w:abstractNumId="0" w15:restartNumberingAfterBreak="0">
    <w:nsid w:val="04B956D0"/>
    <w:multiLevelType w:val="hybridMultilevel"/>
    <w:tmpl w:val="7CE6E1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D0766"/>
    <w:multiLevelType w:val="hybridMultilevel"/>
    <w:tmpl w:val="2F4E1650"/>
    <w:lvl w:ilvl="0" w:tplc="6B3A01DC">
      <w:start w:val="1"/>
      <w:numFmt w:val="bullet"/>
      <w:lvlText w:val="•"/>
      <w:lvlJc w:val="left"/>
      <w:pPr>
        <w:tabs>
          <w:tab w:val="num" w:pos="720"/>
        </w:tabs>
        <w:ind w:left="720" w:hanging="360"/>
      </w:pPr>
      <w:rPr>
        <w:rFonts w:ascii="Arial" w:hAnsi="Arial" w:hint="default"/>
      </w:rPr>
    </w:lvl>
    <w:lvl w:ilvl="1" w:tplc="8EB2E628">
      <w:start w:val="1"/>
      <w:numFmt w:val="bullet"/>
      <w:lvlText w:val="•"/>
      <w:lvlJc w:val="left"/>
      <w:pPr>
        <w:tabs>
          <w:tab w:val="num" w:pos="1440"/>
        </w:tabs>
        <w:ind w:left="1440" w:hanging="360"/>
      </w:pPr>
      <w:rPr>
        <w:rFonts w:ascii="Arial" w:hAnsi="Arial" w:hint="default"/>
      </w:rPr>
    </w:lvl>
    <w:lvl w:ilvl="2" w:tplc="13E47D1C" w:tentative="1">
      <w:start w:val="1"/>
      <w:numFmt w:val="bullet"/>
      <w:lvlText w:val="•"/>
      <w:lvlJc w:val="left"/>
      <w:pPr>
        <w:tabs>
          <w:tab w:val="num" w:pos="2160"/>
        </w:tabs>
        <w:ind w:left="2160" w:hanging="360"/>
      </w:pPr>
      <w:rPr>
        <w:rFonts w:ascii="Arial" w:hAnsi="Arial" w:hint="default"/>
      </w:rPr>
    </w:lvl>
    <w:lvl w:ilvl="3" w:tplc="24DA4C2E" w:tentative="1">
      <w:start w:val="1"/>
      <w:numFmt w:val="bullet"/>
      <w:lvlText w:val="•"/>
      <w:lvlJc w:val="left"/>
      <w:pPr>
        <w:tabs>
          <w:tab w:val="num" w:pos="2880"/>
        </w:tabs>
        <w:ind w:left="2880" w:hanging="360"/>
      </w:pPr>
      <w:rPr>
        <w:rFonts w:ascii="Arial" w:hAnsi="Arial" w:hint="default"/>
      </w:rPr>
    </w:lvl>
    <w:lvl w:ilvl="4" w:tplc="F6E67550" w:tentative="1">
      <w:start w:val="1"/>
      <w:numFmt w:val="bullet"/>
      <w:lvlText w:val="•"/>
      <w:lvlJc w:val="left"/>
      <w:pPr>
        <w:tabs>
          <w:tab w:val="num" w:pos="3600"/>
        </w:tabs>
        <w:ind w:left="3600" w:hanging="360"/>
      </w:pPr>
      <w:rPr>
        <w:rFonts w:ascii="Arial" w:hAnsi="Arial" w:hint="default"/>
      </w:rPr>
    </w:lvl>
    <w:lvl w:ilvl="5" w:tplc="DC2AC1F2" w:tentative="1">
      <w:start w:val="1"/>
      <w:numFmt w:val="bullet"/>
      <w:lvlText w:val="•"/>
      <w:lvlJc w:val="left"/>
      <w:pPr>
        <w:tabs>
          <w:tab w:val="num" w:pos="4320"/>
        </w:tabs>
        <w:ind w:left="4320" w:hanging="360"/>
      </w:pPr>
      <w:rPr>
        <w:rFonts w:ascii="Arial" w:hAnsi="Arial" w:hint="default"/>
      </w:rPr>
    </w:lvl>
    <w:lvl w:ilvl="6" w:tplc="D94AA03A" w:tentative="1">
      <w:start w:val="1"/>
      <w:numFmt w:val="bullet"/>
      <w:lvlText w:val="•"/>
      <w:lvlJc w:val="left"/>
      <w:pPr>
        <w:tabs>
          <w:tab w:val="num" w:pos="5040"/>
        </w:tabs>
        <w:ind w:left="5040" w:hanging="360"/>
      </w:pPr>
      <w:rPr>
        <w:rFonts w:ascii="Arial" w:hAnsi="Arial" w:hint="default"/>
      </w:rPr>
    </w:lvl>
    <w:lvl w:ilvl="7" w:tplc="5FC0C2EE" w:tentative="1">
      <w:start w:val="1"/>
      <w:numFmt w:val="bullet"/>
      <w:lvlText w:val="•"/>
      <w:lvlJc w:val="left"/>
      <w:pPr>
        <w:tabs>
          <w:tab w:val="num" w:pos="5760"/>
        </w:tabs>
        <w:ind w:left="5760" w:hanging="360"/>
      </w:pPr>
      <w:rPr>
        <w:rFonts w:ascii="Arial" w:hAnsi="Arial" w:hint="default"/>
      </w:rPr>
    </w:lvl>
    <w:lvl w:ilvl="8" w:tplc="BA2E0DC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2CC6176"/>
    <w:multiLevelType w:val="hybridMultilevel"/>
    <w:tmpl w:val="00DC71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FF6E17"/>
    <w:multiLevelType w:val="hybridMultilevel"/>
    <w:tmpl w:val="EDC0A2BA"/>
    <w:lvl w:ilvl="0" w:tplc="C4F439BA">
      <w:start w:val="1"/>
      <w:numFmt w:val="lowerLetter"/>
      <w:lvlText w:val="%1."/>
      <w:lvlJc w:val="left"/>
      <w:pPr>
        <w:ind w:left="1440" w:hanging="360"/>
      </w:pPr>
      <w:rPr>
        <w:rFonts w:asciiTheme="minorHAnsi" w:hAnsiTheme="minorHAnsi" w:cstheme="minorHAnsi" w:hint="default"/>
        <w:sz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4162240"/>
    <w:multiLevelType w:val="hybridMultilevel"/>
    <w:tmpl w:val="1D88495C"/>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28B5536F"/>
    <w:multiLevelType w:val="hybridMultilevel"/>
    <w:tmpl w:val="159EA7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C7887"/>
    <w:multiLevelType w:val="hybridMultilevel"/>
    <w:tmpl w:val="7E5C1BD6"/>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473B68B0"/>
    <w:multiLevelType w:val="hybridMultilevel"/>
    <w:tmpl w:val="B1A6AE68"/>
    <w:lvl w:ilvl="0" w:tplc="6A6C0C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928398B"/>
    <w:multiLevelType w:val="hybridMultilevel"/>
    <w:tmpl w:val="D378570C"/>
    <w:lvl w:ilvl="0" w:tplc="49B0535E">
      <w:start w:val="1"/>
      <w:numFmt w:val="lowerLetter"/>
      <w:lvlText w:val="%1."/>
      <w:lvlJc w:val="left"/>
      <w:pPr>
        <w:ind w:left="1065" w:hanging="360"/>
      </w:pPr>
      <w:rPr>
        <w:rFonts w:hint="default"/>
      </w:rPr>
    </w:lvl>
    <w:lvl w:ilvl="1" w:tplc="08070019" w:tentative="1">
      <w:start w:val="1"/>
      <w:numFmt w:val="lowerLetter"/>
      <w:lvlText w:val="%2."/>
      <w:lvlJc w:val="left"/>
      <w:pPr>
        <w:ind w:left="1785" w:hanging="360"/>
      </w:pPr>
    </w:lvl>
    <w:lvl w:ilvl="2" w:tplc="0807001B" w:tentative="1">
      <w:start w:val="1"/>
      <w:numFmt w:val="lowerRoman"/>
      <w:lvlText w:val="%3."/>
      <w:lvlJc w:val="right"/>
      <w:pPr>
        <w:ind w:left="2505" w:hanging="180"/>
      </w:pPr>
    </w:lvl>
    <w:lvl w:ilvl="3" w:tplc="0807000F" w:tentative="1">
      <w:start w:val="1"/>
      <w:numFmt w:val="decimal"/>
      <w:lvlText w:val="%4."/>
      <w:lvlJc w:val="left"/>
      <w:pPr>
        <w:ind w:left="3225" w:hanging="360"/>
      </w:pPr>
    </w:lvl>
    <w:lvl w:ilvl="4" w:tplc="08070019" w:tentative="1">
      <w:start w:val="1"/>
      <w:numFmt w:val="lowerLetter"/>
      <w:lvlText w:val="%5."/>
      <w:lvlJc w:val="left"/>
      <w:pPr>
        <w:ind w:left="3945" w:hanging="360"/>
      </w:pPr>
    </w:lvl>
    <w:lvl w:ilvl="5" w:tplc="0807001B" w:tentative="1">
      <w:start w:val="1"/>
      <w:numFmt w:val="lowerRoman"/>
      <w:lvlText w:val="%6."/>
      <w:lvlJc w:val="right"/>
      <w:pPr>
        <w:ind w:left="4665" w:hanging="180"/>
      </w:pPr>
    </w:lvl>
    <w:lvl w:ilvl="6" w:tplc="0807000F" w:tentative="1">
      <w:start w:val="1"/>
      <w:numFmt w:val="decimal"/>
      <w:lvlText w:val="%7."/>
      <w:lvlJc w:val="left"/>
      <w:pPr>
        <w:ind w:left="5385" w:hanging="360"/>
      </w:pPr>
    </w:lvl>
    <w:lvl w:ilvl="7" w:tplc="08070019" w:tentative="1">
      <w:start w:val="1"/>
      <w:numFmt w:val="lowerLetter"/>
      <w:lvlText w:val="%8."/>
      <w:lvlJc w:val="left"/>
      <w:pPr>
        <w:ind w:left="6105" w:hanging="360"/>
      </w:pPr>
    </w:lvl>
    <w:lvl w:ilvl="8" w:tplc="0807001B" w:tentative="1">
      <w:start w:val="1"/>
      <w:numFmt w:val="lowerRoman"/>
      <w:lvlText w:val="%9."/>
      <w:lvlJc w:val="right"/>
      <w:pPr>
        <w:ind w:left="6825" w:hanging="180"/>
      </w:pPr>
    </w:lvl>
  </w:abstractNum>
  <w:abstractNum w:abstractNumId="9" w15:restartNumberingAfterBreak="0">
    <w:nsid w:val="51E75573"/>
    <w:multiLevelType w:val="hybridMultilevel"/>
    <w:tmpl w:val="B8B6D30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15:restartNumberingAfterBreak="0">
    <w:nsid w:val="57A22681"/>
    <w:multiLevelType w:val="hybridMultilevel"/>
    <w:tmpl w:val="B52619E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0A2441"/>
    <w:multiLevelType w:val="hybridMultilevel"/>
    <w:tmpl w:val="5B1A5E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582A38"/>
    <w:multiLevelType w:val="hybridMultilevel"/>
    <w:tmpl w:val="C6680482"/>
    <w:lvl w:ilvl="0" w:tplc="04140019">
      <w:start w:val="1"/>
      <w:numFmt w:val="lowerLetter"/>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70496CFC"/>
    <w:multiLevelType w:val="hybridMultilevel"/>
    <w:tmpl w:val="B5F86D7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78C56640"/>
    <w:multiLevelType w:val="hybridMultilevel"/>
    <w:tmpl w:val="7E365C5E"/>
    <w:lvl w:ilvl="0" w:tplc="1284C1D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8"/>
  </w:num>
  <w:num w:numId="2">
    <w:abstractNumId w:val="6"/>
  </w:num>
  <w:num w:numId="3">
    <w:abstractNumId w:val="12"/>
  </w:num>
  <w:num w:numId="4">
    <w:abstractNumId w:val="5"/>
  </w:num>
  <w:num w:numId="5">
    <w:abstractNumId w:val="10"/>
  </w:num>
  <w:num w:numId="6">
    <w:abstractNumId w:val="7"/>
  </w:num>
  <w:num w:numId="7">
    <w:abstractNumId w:val="3"/>
  </w:num>
  <w:num w:numId="8">
    <w:abstractNumId w:val="1"/>
  </w:num>
  <w:num w:numId="9">
    <w:abstractNumId w:val="9"/>
  </w:num>
  <w:num w:numId="10">
    <w:abstractNumId w:val="0"/>
  </w:num>
  <w:num w:numId="11">
    <w:abstractNumId w:val="14"/>
  </w:num>
  <w:num w:numId="12">
    <w:abstractNumId w:val="2"/>
  </w:num>
  <w:num w:numId="13">
    <w:abstractNumId w:val="13"/>
  </w:num>
  <w:num w:numId="14">
    <w:abstractNumId w:val="4"/>
  </w:num>
  <w:num w:numId="1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rumer Alexander">
    <w15:presenceInfo w15:providerId="AD" w15:userId="S::alkr@himolde.no::125965a8-f804-45ef-a8cb-d63c088973a9"/>
  </w15:person>
  <w15:person w15:author="Alessandro Edoardo Giorgio David">
    <w15:presenceInfo w15:providerId="None" w15:userId="Alessandro Edoardo Giorgio Dav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80"/>
    <w:rsid w:val="00005AB4"/>
    <w:rsid w:val="00014488"/>
    <w:rsid w:val="00020B22"/>
    <w:rsid w:val="0004774C"/>
    <w:rsid w:val="00047D1F"/>
    <w:rsid w:val="000551FA"/>
    <w:rsid w:val="000569F3"/>
    <w:rsid w:val="0008033E"/>
    <w:rsid w:val="00080746"/>
    <w:rsid w:val="00096C35"/>
    <w:rsid w:val="000A443F"/>
    <w:rsid w:val="000A53E9"/>
    <w:rsid w:val="000A748D"/>
    <w:rsid w:val="000B1227"/>
    <w:rsid w:val="000B2FA9"/>
    <w:rsid w:val="000C65CF"/>
    <w:rsid w:val="000D1617"/>
    <w:rsid w:val="000D568A"/>
    <w:rsid w:val="000D63FB"/>
    <w:rsid w:val="000F5FFA"/>
    <w:rsid w:val="00100275"/>
    <w:rsid w:val="00102AB6"/>
    <w:rsid w:val="00104D88"/>
    <w:rsid w:val="00121DE9"/>
    <w:rsid w:val="00123143"/>
    <w:rsid w:val="0012551A"/>
    <w:rsid w:val="001345BE"/>
    <w:rsid w:val="00141C90"/>
    <w:rsid w:val="0015340C"/>
    <w:rsid w:val="00197183"/>
    <w:rsid w:val="00197EB4"/>
    <w:rsid w:val="001C244B"/>
    <w:rsid w:val="001C3C9D"/>
    <w:rsid w:val="001E5703"/>
    <w:rsid w:val="001F4CCB"/>
    <w:rsid w:val="00201473"/>
    <w:rsid w:val="00213DDA"/>
    <w:rsid w:val="002212A9"/>
    <w:rsid w:val="00250930"/>
    <w:rsid w:val="00255A40"/>
    <w:rsid w:val="00261D95"/>
    <w:rsid w:val="00264832"/>
    <w:rsid w:val="00273533"/>
    <w:rsid w:val="002750B2"/>
    <w:rsid w:val="0028436E"/>
    <w:rsid w:val="00296281"/>
    <w:rsid w:val="002A556F"/>
    <w:rsid w:val="002A7663"/>
    <w:rsid w:val="002B3A3A"/>
    <w:rsid w:val="002B42F7"/>
    <w:rsid w:val="002D2CD6"/>
    <w:rsid w:val="002D6CEB"/>
    <w:rsid w:val="002F2D7A"/>
    <w:rsid w:val="002F343F"/>
    <w:rsid w:val="002F6EF5"/>
    <w:rsid w:val="00301EA7"/>
    <w:rsid w:val="003059EC"/>
    <w:rsid w:val="00313FA0"/>
    <w:rsid w:val="00326D6F"/>
    <w:rsid w:val="003372F0"/>
    <w:rsid w:val="003572F5"/>
    <w:rsid w:val="00362A57"/>
    <w:rsid w:val="00363AFF"/>
    <w:rsid w:val="003B2CE3"/>
    <w:rsid w:val="003B7585"/>
    <w:rsid w:val="003C52C1"/>
    <w:rsid w:val="003C7976"/>
    <w:rsid w:val="003E3DD9"/>
    <w:rsid w:val="003E51FB"/>
    <w:rsid w:val="003F10F7"/>
    <w:rsid w:val="00402390"/>
    <w:rsid w:val="0040320F"/>
    <w:rsid w:val="0040331F"/>
    <w:rsid w:val="004133A6"/>
    <w:rsid w:val="00432E3C"/>
    <w:rsid w:val="00444F3D"/>
    <w:rsid w:val="00446C61"/>
    <w:rsid w:val="0046256A"/>
    <w:rsid w:val="004775FD"/>
    <w:rsid w:val="0049659A"/>
    <w:rsid w:val="004A3D8C"/>
    <w:rsid w:val="004C1A27"/>
    <w:rsid w:val="004C303C"/>
    <w:rsid w:val="004C4070"/>
    <w:rsid w:val="004C7200"/>
    <w:rsid w:val="004E3664"/>
    <w:rsid w:val="00502CBB"/>
    <w:rsid w:val="005067B4"/>
    <w:rsid w:val="005447D1"/>
    <w:rsid w:val="00554DBE"/>
    <w:rsid w:val="00555B45"/>
    <w:rsid w:val="005571D9"/>
    <w:rsid w:val="005831AF"/>
    <w:rsid w:val="005904BD"/>
    <w:rsid w:val="005942F4"/>
    <w:rsid w:val="00594D80"/>
    <w:rsid w:val="005B0FEA"/>
    <w:rsid w:val="005C14C6"/>
    <w:rsid w:val="005C5409"/>
    <w:rsid w:val="005D77F6"/>
    <w:rsid w:val="005E349A"/>
    <w:rsid w:val="005F1792"/>
    <w:rsid w:val="00614DC9"/>
    <w:rsid w:val="006165FD"/>
    <w:rsid w:val="0064030B"/>
    <w:rsid w:val="006660D0"/>
    <w:rsid w:val="00684A8C"/>
    <w:rsid w:val="00695A9A"/>
    <w:rsid w:val="006A5C6C"/>
    <w:rsid w:val="006A7C5E"/>
    <w:rsid w:val="006B40DA"/>
    <w:rsid w:val="006D06DF"/>
    <w:rsid w:val="006D10AC"/>
    <w:rsid w:val="006E38D8"/>
    <w:rsid w:val="006F144F"/>
    <w:rsid w:val="006F583C"/>
    <w:rsid w:val="0071130F"/>
    <w:rsid w:val="00721B86"/>
    <w:rsid w:val="00722664"/>
    <w:rsid w:val="0072399A"/>
    <w:rsid w:val="00723F38"/>
    <w:rsid w:val="007248D0"/>
    <w:rsid w:val="00730283"/>
    <w:rsid w:val="00731BFB"/>
    <w:rsid w:val="00737301"/>
    <w:rsid w:val="00755793"/>
    <w:rsid w:val="00762BA8"/>
    <w:rsid w:val="00771507"/>
    <w:rsid w:val="00777654"/>
    <w:rsid w:val="0078014A"/>
    <w:rsid w:val="00781083"/>
    <w:rsid w:val="007846DA"/>
    <w:rsid w:val="00791B2A"/>
    <w:rsid w:val="00793934"/>
    <w:rsid w:val="007A0ADF"/>
    <w:rsid w:val="007A3040"/>
    <w:rsid w:val="007A472A"/>
    <w:rsid w:val="007B00D2"/>
    <w:rsid w:val="007B1A42"/>
    <w:rsid w:val="007D5ADA"/>
    <w:rsid w:val="007D7EE7"/>
    <w:rsid w:val="007F232E"/>
    <w:rsid w:val="00806642"/>
    <w:rsid w:val="00846B2C"/>
    <w:rsid w:val="00853330"/>
    <w:rsid w:val="00856CCA"/>
    <w:rsid w:val="00860FB8"/>
    <w:rsid w:val="0086593E"/>
    <w:rsid w:val="00871D86"/>
    <w:rsid w:val="0088364E"/>
    <w:rsid w:val="00897356"/>
    <w:rsid w:val="008B3686"/>
    <w:rsid w:val="008D3453"/>
    <w:rsid w:val="008F7A53"/>
    <w:rsid w:val="00906E9B"/>
    <w:rsid w:val="009218F1"/>
    <w:rsid w:val="00941E2D"/>
    <w:rsid w:val="009620C1"/>
    <w:rsid w:val="009857D4"/>
    <w:rsid w:val="009978A3"/>
    <w:rsid w:val="009A39CE"/>
    <w:rsid w:val="009B1657"/>
    <w:rsid w:val="009B4982"/>
    <w:rsid w:val="009C1660"/>
    <w:rsid w:val="009E7E06"/>
    <w:rsid w:val="009F24DE"/>
    <w:rsid w:val="009F714E"/>
    <w:rsid w:val="00A0554F"/>
    <w:rsid w:val="00A26C9C"/>
    <w:rsid w:val="00A33023"/>
    <w:rsid w:val="00A67AA6"/>
    <w:rsid w:val="00A86134"/>
    <w:rsid w:val="00A9038E"/>
    <w:rsid w:val="00A94AF7"/>
    <w:rsid w:val="00AA7279"/>
    <w:rsid w:val="00AB3B97"/>
    <w:rsid w:val="00AB7DF7"/>
    <w:rsid w:val="00AC153D"/>
    <w:rsid w:val="00AC2D5E"/>
    <w:rsid w:val="00AC2D9A"/>
    <w:rsid w:val="00B04C3B"/>
    <w:rsid w:val="00B17137"/>
    <w:rsid w:val="00B63D72"/>
    <w:rsid w:val="00B706E4"/>
    <w:rsid w:val="00BA60B7"/>
    <w:rsid w:val="00BD65A6"/>
    <w:rsid w:val="00C02CA4"/>
    <w:rsid w:val="00C05A60"/>
    <w:rsid w:val="00C278BE"/>
    <w:rsid w:val="00C40C2E"/>
    <w:rsid w:val="00C76FB7"/>
    <w:rsid w:val="00CD013B"/>
    <w:rsid w:val="00CD19B0"/>
    <w:rsid w:val="00CD650F"/>
    <w:rsid w:val="00CE19CD"/>
    <w:rsid w:val="00D04766"/>
    <w:rsid w:val="00D15FE8"/>
    <w:rsid w:val="00D21236"/>
    <w:rsid w:val="00D214A9"/>
    <w:rsid w:val="00D25330"/>
    <w:rsid w:val="00D318EA"/>
    <w:rsid w:val="00D336D7"/>
    <w:rsid w:val="00D448D4"/>
    <w:rsid w:val="00D50E3C"/>
    <w:rsid w:val="00D85273"/>
    <w:rsid w:val="00DA4FBB"/>
    <w:rsid w:val="00DB6E96"/>
    <w:rsid w:val="00DC1335"/>
    <w:rsid w:val="00DC6214"/>
    <w:rsid w:val="00DD077F"/>
    <w:rsid w:val="00DE4D67"/>
    <w:rsid w:val="00DE6B31"/>
    <w:rsid w:val="00E15A02"/>
    <w:rsid w:val="00E17ACD"/>
    <w:rsid w:val="00E21B2A"/>
    <w:rsid w:val="00E4566F"/>
    <w:rsid w:val="00E51795"/>
    <w:rsid w:val="00E52F9F"/>
    <w:rsid w:val="00E76041"/>
    <w:rsid w:val="00E917F9"/>
    <w:rsid w:val="00E93B97"/>
    <w:rsid w:val="00EE1B93"/>
    <w:rsid w:val="00EE5800"/>
    <w:rsid w:val="00F566EE"/>
    <w:rsid w:val="00F60B2C"/>
    <w:rsid w:val="00F60CE3"/>
    <w:rsid w:val="00F63431"/>
    <w:rsid w:val="00F87E7F"/>
    <w:rsid w:val="00F9397A"/>
    <w:rsid w:val="00F97E58"/>
    <w:rsid w:val="00FB5F7C"/>
    <w:rsid w:val="00FC3533"/>
    <w:rsid w:val="00FC5F3E"/>
    <w:rsid w:val="00FD5EFF"/>
    <w:rsid w:val="00FE48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97C80"/>
  <w15:chartTrackingRefBased/>
  <w15:docId w15:val="{CB433265-7CBA-4055-A103-CE42A12E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A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48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80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248D0"/>
    <w:pPr>
      <w:spacing w:after="0" w:line="260" w:lineRule="atLeast"/>
      <w:ind w:left="720"/>
      <w:contextualSpacing/>
    </w:pPr>
    <w:rPr>
      <w:rFonts w:ascii="Palatino Linotype" w:eastAsia="Times New Roman" w:hAnsi="Palatino Linotype" w:cs="Times New Roman"/>
      <w:sz w:val="20"/>
      <w:szCs w:val="20"/>
      <w:lang w:val="en-GB" w:eastAsia="de-DE"/>
    </w:rPr>
  </w:style>
  <w:style w:type="character" w:customStyle="1" w:styleId="Heading1Char">
    <w:name w:val="Heading 1 Char"/>
    <w:basedOn w:val="DefaultParagraphFont"/>
    <w:link w:val="Heading1"/>
    <w:uiPriority w:val="9"/>
    <w:rsid w:val="00102AB6"/>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6256A"/>
    <w:pPr>
      <w:spacing w:after="0" w:line="240" w:lineRule="auto"/>
    </w:pPr>
    <w:rPr>
      <w:lang w:val="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55B45"/>
    <w:rPr>
      <w:color w:val="808080"/>
    </w:rPr>
  </w:style>
  <w:style w:type="paragraph" w:styleId="Header">
    <w:name w:val="header"/>
    <w:basedOn w:val="Normal"/>
    <w:link w:val="HeaderChar"/>
    <w:uiPriority w:val="99"/>
    <w:unhideWhenUsed/>
    <w:rsid w:val="002D6CEB"/>
    <w:pPr>
      <w:tabs>
        <w:tab w:val="center" w:pos="4819"/>
        <w:tab w:val="right" w:pos="9638"/>
      </w:tabs>
      <w:spacing w:after="0" w:line="240" w:lineRule="auto"/>
    </w:pPr>
  </w:style>
  <w:style w:type="character" w:customStyle="1" w:styleId="HeaderChar">
    <w:name w:val="Header Char"/>
    <w:basedOn w:val="DefaultParagraphFont"/>
    <w:link w:val="Header"/>
    <w:uiPriority w:val="99"/>
    <w:rsid w:val="002D6CEB"/>
  </w:style>
  <w:style w:type="paragraph" w:styleId="Footer">
    <w:name w:val="footer"/>
    <w:basedOn w:val="Normal"/>
    <w:link w:val="FooterChar"/>
    <w:uiPriority w:val="99"/>
    <w:unhideWhenUsed/>
    <w:rsid w:val="002D6CEB"/>
    <w:pPr>
      <w:tabs>
        <w:tab w:val="center" w:pos="4819"/>
        <w:tab w:val="right" w:pos="9638"/>
      </w:tabs>
      <w:spacing w:after="0" w:line="240" w:lineRule="auto"/>
    </w:pPr>
  </w:style>
  <w:style w:type="character" w:customStyle="1" w:styleId="FooterChar">
    <w:name w:val="Footer Char"/>
    <w:basedOn w:val="DefaultParagraphFont"/>
    <w:link w:val="Footer"/>
    <w:uiPriority w:val="99"/>
    <w:rsid w:val="002D6CEB"/>
  </w:style>
  <w:style w:type="character" w:styleId="CommentReference">
    <w:name w:val="annotation reference"/>
    <w:basedOn w:val="DefaultParagraphFont"/>
    <w:uiPriority w:val="99"/>
    <w:semiHidden/>
    <w:unhideWhenUsed/>
    <w:rsid w:val="00846B2C"/>
    <w:rPr>
      <w:sz w:val="16"/>
      <w:szCs w:val="16"/>
    </w:rPr>
  </w:style>
  <w:style w:type="paragraph" w:styleId="CommentText">
    <w:name w:val="annotation text"/>
    <w:basedOn w:val="Normal"/>
    <w:link w:val="CommentTextChar"/>
    <w:uiPriority w:val="99"/>
    <w:semiHidden/>
    <w:unhideWhenUsed/>
    <w:rsid w:val="00846B2C"/>
    <w:pPr>
      <w:spacing w:line="240" w:lineRule="auto"/>
    </w:pPr>
    <w:rPr>
      <w:sz w:val="20"/>
      <w:szCs w:val="20"/>
    </w:rPr>
  </w:style>
  <w:style w:type="character" w:customStyle="1" w:styleId="CommentTextChar">
    <w:name w:val="Comment Text Char"/>
    <w:basedOn w:val="DefaultParagraphFont"/>
    <w:link w:val="CommentText"/>
    <w:uiPriority w:val="99"/>
    <w:semiHidden/>
    <w:rsid w:val="00846B2C"/>
    <w:rPr>
      <w:sz w:val="20"/>
      <w:szCs w:val="20"/>
    </w:rPr>
  </w:style>
  <w:style w:type="paragraph" w:styleId="CommentSubject">
    <w:name w:val="annotation subject"/>
    <w:basedOn w:val="CommentText"/>
    <w:next w:val="CommentText"/>
    <w:link w:val="CommentSubjectChar"/>
    <w:uiPriority w:val="99"/>
    <w:semiHidden/>
    <w:unhideWhenUsed/>
    <w:rsid w:val="00846B2C"/>
    <w:rPr>
      <w:b/>
      <w:bCs/>
    </w:rPr>
  </w:style>
  <w:style w:type="character" w:customStyle="1" w:styleId="CommentSubjectChar">
    <w:name w:val="Comment Subject Char"/>
    <w:basedOn w:val="CommentTextChar"/>
    <w:link w:val="CommentSubject"/>
    <w:uiPriority w:val="99"/>
    <w:semiHidden/>
    <w:rsid w:val="00846B2C"/>
    <w:rPr>
      <w:b/>
      <w:bCs/>
      <w:sz w:val="20"/>
      <w:szCs w:val="20"/>
    </w:rPr>
  </w:style>
  <w:style w:type="paragraph" w:styleId="BalloonText">
    <w:name w:val="Balloon Text"/>
    <w:basedOn w:val="Normal"/>
    <w:link w:val="BalloonTextChar"/>
    <w:uiPriority w:val="99"/>
    <w:semiHidden/>
    <w:unhideWhenUsed/>
    <w:rsid w:val="00846B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B2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045110">
      <w:bodyDiv w:val="1"/>
      <w:marLeft w:val="0"/>
      <w:marRight w:val="0"/>
      <w:marTop w:val="0"/>
      <w:marBottom w:val="0"/>
      <w:divBdr>
        <w:top w:val="none" w:sz="0" w:space="0" w:color="auto"/>
        <w:left w:val="none" w:sz="0" w:space="0" w:color="auto"/>
        <w:bottom w:val="none" w:sz="0" w:space="0" w:color="auto"/>
        <w:right w:val="none" w:sz="0" w:space="0" w:color="auto"/>
      </w:divBdr>
      <w:divsChild>
        <w:div w:id="429787546">
          <w:marLeft w:val="806"/>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1F7C6-93EF-44CC-9D1B-0ADFF3059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10</Pages>
  <Words>1363</Words>
  <Characters>7774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Molde University College</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Mattia Alessandro Edoardo Giorgio David</dc:creator>
  <cp:keywords/>
  <dc:description/>
  <cp:lastModifiedBy>Krumer Alexander</cp:lastModifiedBy>
  <cp:revision>4</cp:revision>
  <dcterms:created xsi:type="dcterms:W3CDTF">2021-11-30T17:03:00Z</dcterms:created>
  <dcterms:modified xsi:type="dcterms:W3CDTF">2021-12-05T20:27:00Z</dcterms:modified>
</cp:coreProperties>
</file>